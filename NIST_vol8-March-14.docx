
<file path=[Content_Types].xml><?xml version="1.0" encoding="utf-8"?>
<Types xmlns="http://schemas.openxmlformats.org/package/2006/content-types">
  <Default Extension="xml" ContentType="application/xml"/>
  <Default Extension="pptx" ContentType="application/vnd.openxmlformats-officedocument.presentationml.presentation"/>
  <Default Extension="rels" ContentType="application/vnd.openxmlformats-package.relationships+xml"/>
  <Default Extension="gif" ContentType="image/gif"/>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6.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body>
    <w:p w14:paraId="2355949B" w14:textId="71A7F69B" w:rsidR="001947FF" w:rsidRDefault="008759C4" w:rsidP="0059313C">
      <w:pPr>
        <w:jc w:val="right"/>
        <w:outlineLvl w:val="0"/>
        <w:rPr>
          <w:b/>
          <w:sz w:val="44"/>
          <w:szCs w:val="44"/>
        </w:rPr>
      </w:pPr>
      <w:ins w:id="0" w:author="Gregor von Laszewski" w:date="2017-05-02T14:47:00Z">
        <w:r>
          <w:rPr>
            <w:b/>
            <w:sz w:val="44"/>
            <w:szCs w:val="44"/>
          </w:rPr>
          <w:t xml:space="preserve">TEST </w:t>
        </w:r>
      </w:ins>
      <w:bookmarkStart w:id="1" w:name="_GoBack"/>
      <w:bookmarkEnd w:id="1"/>
      <w:r w:rsidR="001947FF" w:rsidRPr="00124943">
        <w:rPr>
          <w:b/>
          <w:sz w:val="44"/>
          <w:szCs w:val="44"/>
        </w:rPr>
        <w:t xml:space="preserve">NIST </w:t>
      </w:r>
      <w:r w:rsidR="00300E02">
        <w:rPr>
          <w:b/>
          <w:sz w:val="44"/>
          <w:szCs w:val="44"/>
        </w:rPr>
        <w:t>Special Publication 1500</w:t>
      </w:r>
      <w:r w:rsidR="002E5021">
        <w:rPr>
          <w:b/>
          <w:sz w:val="44"/>
          <w:szCs w:val="44"/>
        </w:rPr>
        <w:t>-</w:t>
      </w:r>
      <w:r w:rsidR="00FD029A">
        <w:rPr>
          <w:b/>
          <w:bCs/>
          <w:sz w:val="44"/>
          <w:szCs w:val="44"/>
        </w:rPr>
        <w:t>8</w:t>
      </w:r>
    </w:p>
    <w:p w14:paraId="26902A09" w14:textId="1F011719" w:rsidR="001947FF" w:rsidRDefault="00AD185E" w:rsidP="00AB0093">
      <w:pPr>
        <w:jc w:val="right"/>
      </w:pPr>
      <w:r>
        <w:rPr>
          <w:b/>
          <w:sz w:val="44"/>
          <w:szCs w:val="44"/>
        </w:rPr>
        <w:t>Status: Internal Draft, not for distribution outside the BD</w:t>
      </w:r>
      <w:r w:rsidR="003763F2">
        <w:rPr>
          <w:b/>
          <w:sz w:val="44"/>
          <w:szCs w:val="44"/>
        </w:rPr>
        <w:t>-WG</w:t>
      </w:r>
    </w:p>
    <w:p w14:paraId="03A96813" w14:textId="77777777" w:rsidR="001947FF" w:rsidRDefault="001947FF" w:rsidP="001947FF"/>
    <w:p w14:paraId="150A5B59" w14:textId="77777777" w:rsidR="001947FF" w:rsidRDefault="001947FF" w:rsidP="001947FF">
      <w:pPr>
        <w:pBdr>
          <w:top w:val="threeDEngrave" w:sz="12" w:space="1" w:color="auto"/>
          <w:bottom w:val="single" w:sz="8" w:space="1" w:color="auto"/>
        </w:pBdr>
        <w:jc w:val="right"/>
        <w:rPr>
          <w:b/>
          <w:sz w:val="44"/>
        </w:rPr>
      </w:pPr>
    </w:p>
    <w:p w14:paraId="495F32E2" w14:textId="65847ED9" w:rsidR="001947FF" w:rsidRPr="00124943" w:rsidRDefault="00C0538E" w:rsidP="001947FF">
      <w:pPr>
        <w:pBdr>
          <w:top w:val="threeDEngrave" w:sz="12" w:space="1" w:color="auto"/>
          <w:bottom w:val="single" w:sz="8" w:space="1" w:color="auto"/>
        </w:pBdr>
        <w:jc w:val="right"/>
        <w:rPr>
          <w:rFonts w:ascii="arial bold" w:eastAsia="arial bold" w:hAnsi="arial bold" w:cs="arial bold"/>
          <w:b/>
          <w:sz w:val="52"/>
          <w:szCs w:val="52"/>
        </w:rPr>
      </w:pPr>
      <w:r w:rsidRPr="0EF1C87E">
        <w:rPr>
          <w:rFonts w:ascii="arial bold" w:eastAsia="arial bold" w:hAnsi="arial bold" w:cs="arial bold"/>
          <w:b/>
          <w:sz w:val="52"/>
          <w:szCs w:val="52"/>
        </w:rPr>
        <w:t>NIST Big Data Interoperability Framework:</w:t>
      </w:r>
    </w:p>
    <w:p w14:paraId="642FE1DD" w14:textId="43A0DC73" w:rsidR="001947FF" w:rsidRPr="00124943" w:rsidRDefault="001947FF" w:rsidP="001947FF">
      <w:pPr>
        <w:pBdr>
          <w:top w:val="threeDEngrave" w:sz="12" w:space="1" w:color="auto"/>
          <w:bottom w:val="single" w:sz="8" w:space="1" w:color="auto"/>
        </w:pBdr>
        <w:jc w:val="right"/>
        <w:rPr>
          <w:rFonts w:ascii="arial bold" w:eastAsia="arial bold" w:hAnsi="arial bold" w:cs="arial bold"/>
          <w:b/>
          <w:sz w:val="52"/>
          <w:szCs w:val="52"/>
        </w:rPr>
      </w:pPr>
      <w:r w:rsidRPr="0EF1C87E">
        <w:rPr>
          <w:rFonts w:ascii="arial bold" w:eastAsia="arial bold" w:hAnsi="arial bold" w:cs="arial bold"/>
          <w:b/>
          <w:sz w:val="52"/>
          <w:szCs w:val="52"/>
        </w:rPr>
        <w:t xml:space="preserve">Volume </w:t>
      </w:r>
      <w:r w:rsidR="00752846" w:rsidRPr="0EF1C87E">
        <w:rPr>
          <w:rFonts w:ascii="arial bold" w:eastAsia="arial bold" w:hAnsi="arial bold" w:cs="arial bold"/>
          <w:b/>
          <w:sz w:val="52"/>
          <w:szCs w:val="52"/>
        </w:rPr>
        <w:t>8</w:t>
      </w:r>
      <w:r w:rsidR="00C0538E" w:rsidRPr="0EF1C87E">
        <w:rPr>
          <w:rFonts w:ascii="arial bold" w:eastAsia="arial bold" w:hAnsi="arial bold" w:cs="arial bold"/>
          <w:b/>
          <w:sz w:val="52"/>
          <w:szCs w:val="52"/>
        </w:rPr>
        <w:t>,</w:t>
      </w:r>
      <w:r w:rsidRPr="0EF1C87E">
        <w:rPr>
          <w:rFonts w:ascii="arial bold" w:eastAsia="arial bold" w:hAnsi="arial bold" w:cs="arial bold"/>
          <w:b/>
          <w:sz w:val="52"/>
          <w:szCs w:val="52"/>
        </w:rPr>
        <w:t xml:space="preserve"> </w:t>
      </w:r>
      <w:r w:rsidR="00910AB0" w:rsidRPr="0EF1C87E">
        <w:rPr>
          <w:rFonts w:ascii="arial bold" w:eastAsia="arial bold" w:hAnsi="arial bold" w:cs="arial bold"/>
          <w:b/>
          <w:sz w:val="52"/>
          <w:szCs w:val="52"/>
        </w:rPr>
        <w:t>Reference Architecture</w:t>
      </w:r>
      <w:r w:rsidR="002E5021" w:rsidRPr="0EF1C87E">
        <w:rPr>
          <w:rFonts w:ascii="arial bold" w:eastAsia="arial bold" w:hAnsi="arial bold" w:cs="arial bold"/>
          <w:b/>
          <w:sz w:val="52"/>
          <w:szCs w:val="52"/>
        </w:rPr>
        <w:t xml:space="preserve"> Interface</w:t>
      </w:r>
    </w:p>
    <w:p w14:paraId="1BF8CC5B" w14:textId="77777777" w:rsidR="001947FF" w:rsidRPr="002D66C9" w:rsidRDefault="001947FF" w:rsidP="001947FF">
      <w:pPr>
        <w:pBdr>
          <w:top w:val="threeDEngrave" w:sz="12" w:space="1" w:color="auto"/>
          <w:bottom w:val="single" w:sz="8" w:space="1" w:color="auto"/>
        </w:pBdr>
        <w:jc w:val="right"/>
        <w:rPr>
          <w:b/>
          <w:sz w:val="44"/>
        </w:rPr>
      </w:pPr>
    </w:p>
    <w:p w14:paraId="32C47635" w14:textId="77777777" w:rsidR="00FF53AA" w:rsidRDefault="00FF53AA" w:rsidP="00FF53AA"/>
    <w:p w14:paraId="4F3428B3" w14:textId="77777777" w:rsidR="00FF53AA" w:rsidRDefault="00FF53AA" w:rsidP="00AB0093">
      <w:pPr>
        <w:spacing w:after="0"/>
        <w:rPr>
          <w:sz w:val="24"/>
          <w:szCs w:val="24"/>
        </w:rPr>
      </w:pPr>
    </w:p>
    <w:p w14:paraId="1F0A4820" w14:textId="77777777" w:rsidR="006E4708" w:rsidRPr="008F1237" w:rsidRDefault="006E4708" w:rsidP="0059313C">
      <w:pPr>
        <w:spacing w:after="0"/>
        <w:jc w:val="right"/>
        <w:outlineLvl w:val="0"/>
        <w:rPr>
          <w:sz w:val="24"/>
          <w:szCs w:val="24"/>
        </w:rPr>
      </w:pPr>
      <w:r w:rsidRPr="0EF1C87E">
        <w:rPr>
          <w:sz w:val="24"/>
          <w:szCs w:val="24"/>
        </w:rPr>
        <w:t>NIST Big Data Public Working Group</w:t>
      </w:r>
    </w:p>
    <w:p w14:paraId="687DB915" w14:textId="77777777" w:rsidR="006E4708" w:rsidRPr="008F1237" w:rsidRDefault="006E4708" w:rsidP="006E4708">
      <w:pPr>
        <w:spacing w:after="0"/>
        <w:jc w:val="right"/>
        <w:rPr>
          <w:sz w:val="24"/>
          <w:szCs w:val="24"/>
        </w:rPr>
      </w:pPr>
      <w:r w:rsidRPr="0EF1C87E">
        <w:rPr>
          <w:sz w:val="24"/>
          <w:szCs w:val="24"/>
        </w:rPr>
        <w:t>Reference Architecture Subgroup</w:t>
      </w:r>
    </w:p>
    <w:p w14:paraId="3A324314" w14:textId="77777777" w:rsidR="00FF53AA" w:rsidRPr="009A4CDE" w:rsidRDefault="00FF53AA" w:rsidP="00FF53AA">
      <w:pPr>
        <w:spacing w:after="0"/>
        <w:jc w:val="right"/>
        <w:rPr>
          <w:sz w:val="24"/>
          <w:szCs w:val="24"/>
        </w:rPr>
      </w:pPr>
    </w:p>
    <w:p w14:paraId="3544380C" w14:textId="77777777" w:rsidR="00FF53AA" w:rsidRDefault="00FF53AA" w:rsidP="00FF53AA">
      <w:pPr>
        <w:spacing w:after="0"/>
        <w:jc w:val="right"/>
      </w:pPr>
    </w:p>
    <w:p w14:paraId="1526FFC6" w14:textId="77777777" w:rsidR="00FF53AA" w:rsidRDefault="00FF53AA" w:rsidP="00FF53AA"/>
    <w:p w14:paraId="142F197D" w14:textId="77777777" w:rsidR="006E4708" w:rsidRDefault="006E4708" w:rsidP="00FF53AA"/>
    <w:p w14:paraId="6DF1799E" w14:textId="77777777" w:rsidR="00FF53AA" w:rsidRDefault="00FF53AA" w:rsidP="00FF53AA"/>
    <w:p w14:paraId="63D39EDA" w14:textId="6073070D" w:rsidR="006E4708" w:rsidRPr="006A07FD" w:rsidRDefault="004436E3" w:rsidP="0059313C">
      <w:pPr>
        <w:spacing w:after="0"/>
        <w:jc w:val="right"/>
        <w:outlineLvl w:val="0"/>
        <w:rPr>
          <w:sz w:val="28"/>
          <w:szCs w:val="28"/>
        </w:rPr>
      </w:pPr>
      <w:r w:rsidRPr="0EF1C87E">
        <w:rPr>
          <w:sz w:val="28"/>
          <w:szCs w:val="28"/>
        </w:rPr>
        <w:t xml:space="preserve">Version </w:t>
      </w:r>
      <w:r w:rsidR="002E5021" w:rsidRPr="0EF1C87E">
        <w:rPr>
          <w:sz w:val="28"/>
          <w:szCs w:val="28"/>
        </w:rPr>
        <w:t>0.</w:t>
      </w:r>
      <w:r w:rsidRPr="0EF1C87E">
        <w:rPr>
          <w:sz w:val="28"/>
          <w:szCs w:val="28"/>
        </w:rPr>
        <w:t>1</w:t>
      </w:r>
    </w:p>
    <w:p w14:paraId="48820628" w14:textId="75D598ED" w:rsidR="006E4708" w:rsidRPr="006A07FD" w:rsidRDefault="002E5021" w:rsidP="006E4708">
      <w:pPr>
        <w:jc w:val="right"/>
        <w:rPr>
          <w:sz w:val="28"/>
          <w:szCs w:val="28"/>
        </w:rPr>
      </w:pPr>
      <w:r w:rsidRPr="0EF1C87E">
        <w:rPr>
          <w:sz w:val="28"/>
          <w:szCs w:val="28"/>
        </w:rPr>
        <w:t>October 19, 2016</w:t>
      </w:r>
    </w:p>
    <w:p w14:paraId="3F331B20" w14:textId="4EBFE493" w:rsidR="006E4708" w:rsidRDefault="008759C4" w:rsidP="006E4708">
      <w:pPr>
        <w:jc w:val="right"/>
      </w:pPr>
      <w:hyperlink r:id="rId8" w:history="1">
        <w:r w:rsidR="002E5021" w:rsidRPr="009A4B5F">
          <w:rPr>
            <w:rStyle w:val="Hyperlink"/>
          </w:rPr>
          <w:t>http://dx.doi.org/10.6028/NIST.SP.1500-8</w:t>
        </w:r>
      </w:hyperlink>
      <w:r w:rsidR="002E5021">
        <w:t xml:space="preserve"> </w:t>
      </w:r>
    </w:p>
    <w:p w14:paraId="26A4785D" w14:textId="77777777" w:rsidR="00FF53AA" w:rsidRDefault="00FF53AA" w:rsidP="00FF53AA"/>
    <w:p w14:paraId="0EAA442E" w14:textId="5BF9123D" w:rsidR="00FF53AA" w:rsidRDefault="00FF53AA" w:rsidP="00FF53AA">
      <w:r>
        <w:rPr>
          <w:noProof/>
        </w:rPr>
        <w:drawing>
          <wp:anchor distT="0" distB="0" distL="114300" distR="114300" simplePos="0" relativeHeight="251658240" behindDoc="0" locked="0" layoutInCell="1" allowOverlap="1" wp14:anchorId="39A70B88" wp14:editId="5872414A">
            <wp:simplePos x="0" y="0"/>
            <wp:positionH relativeFrom="margin">
              <wp:align>right</wp:align>
            </wp:positionH>
            <wp:positionV relativeFrom="paragraph">
              <wp:posOffset>255270</wp:posOffset>
            </wp:positionV>
            <wp:extent cx="1929130" cy="942340"/>
            <wp:effectExtent l="19050" t="0" r="0" b="0"/>
            <wp:wrapTopAndBottom/>
            <wp:docPr id="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r="6916"/>
                    <a:stretch>
                      <a:fillRect/>
                    </a:stretch>
                  </pic:blipFill>
                  <pic:spPr bwMode="auto">
                    <a:xfrm>
                      <a:off x="0" y="0"/>
                      <a:ext cx="1929130" cy="942340"/>
                    </a:xfrm>
                    <a:prstGeom prst="rect">
                      <a:avLst/>
                    </a:prstGeom>
                    <a:noFill/>
                    <a:ln>
                      <a:noFill/>
                    </a:ln>
                  </pic:spPr>
                </pic:pic>
              </a:graphicData>
            </a:graphic>
          </wp:anchor>
        </w:drawing>
      </w:r>
    </w:p>
    <w:p w14:paraId="35065B9F" w14:textId="77777777" w:rsidR="00FF53AA" w:rsidRDefault="00FF53AA" w:rsidP="00FF53AA"/>
    <w:p w14:paraId="4FF5C478" w14:textId="77777777" w:rsidR="00FF53AA" w:rsidRDefault="00FF53AA" w:rsidP="00FF53AA">
      <w:pPr>
        <w:sectPr w:rsidR="00FF53AA" w:rsidSect="00647956">
          <w:footnotePr>
            <w:numFmt w:val="lowerLetter"/>
          </w:footnotePr>
          <w:endnotePr>
            <w:numFmt w:val="decimal"/>
          </w:endnotePr>
          <w:type w:val="continuous"/>
          <w:pgSz w:w="12240" w:h="15840"/>
          <w:pgMar w:top="1440" w:right="1440" w:bottom="1440" w:left="1440" w:header="720" w:footer="720" w:gutter="0"/>
          <w:cols w:space="720"/>
          <w:docGrid w:linePitch="360"/>
        </w:sectPr>
      </w:pPr>
    </w:p>
    <w:p w14:paraId="227F040A" w14:textId="77777777" w:rsidR="00D23F23" w:rsidRDefault="00D23F23" w:rsidP="001947FF">
      <w:pPr>
        <w:spacing w:after="0"/>
        <w:jc w:val="right"/>
        <w:rPr>
          <w:sz w:val="24"/>
        </w:rPr>
      </w:pPr>
    </w:p>
    <w:p w14:paraId="7DCAC24E" w14:textId="77777777" w:rsidR="00D23F23" w:rsidRDefault="00D23F23" w:rsidP="001947FF">
      <w:pPr>
        <w:spacing w:after="0"/>
        <w:jc w:val="right"/>
        <w:rPr>
          <w:sz w:val="24"/>
        </w:rPr>
      </w:pPr>
    </w:p>
    <w:p w14:paraId="668D1FE5" w14:textId="3F46A4B3" w:rsidR="001947FF" w:rsidRPr="008F1237" w:rsidRDefault="001947FF" w:rsidP="0059313C">
      <w:pPr>
        <w:spacing w:after="0"/>
        <w:jc w:val="right"/>
        <w:outlineLvl w:val="0"/>
        <w:rPr>
          <w:sz w:val="24"/>
          <w:szCs w:val="24"/>
        </w:rPr>
      </w:pPr>
      <w:r w:rsidRPr="0EF1C87E">
        <w:rPr>
          <w:sz w:val="24"/>
          <w:szCs w:val="24"/>
        </w:rPr>
        <w:t xml:space="preserve">NIST </w:t>
      </w:r>
      <w:r w:rsidR="00300E02" w:rsidRPr="0EF1C87E">
        <w:rPr>
          <w:sz w:val="24"/>
          <w:szCs w:val="24"/>
        </w:rPr>
        <w:t>Special Publication 1500-6</w:t>
      </w:r>
    </w:p>
    <w:p w14:paraId="4F0D943E" w14:textId="77777777" w:rsidR="001947FF" w:rsidRPr="008F1237" w:rsidRDefault="001947FF" w:rsidP="001947FF">
      <w:pPr>
        <w:spacing w:after="0"/>
        <w:jc w:val="right"/>
        <w:rPr>
          <w:sz w:val="24"/>
          <w:szCs w:val="24"/>
        </w:rPr>
      </w:pPr>
      <w:r w:rsidRPr="0EF1C87E">
        <w:rPr>
          <w:sz w:val="24"/>
          <w:szCs w:val="24"/>
        </w:rPr>
        <w:t>Information Technology Laboratory</w:t>
      </w:r>
    </w:p>
    <w:p w14:paraId="56FCF89F" w14:textId="77777777" w:rsidR="001947FF" w:rsidRPr="008F1237" w:rsidRDefault="001947FF" w:rsidP="001947FF">
      <w:pPr>
        <w:tabs>
          <w:tab w:val="left" w:pos="4248"/>
        </w:tabs>
        <w:spacing w:after="0"/>
        <w:ind w:left="-72"/>
        <w:jc w:val="right"/>
        <w:rPr>
          <w:sz w:val="24"/>
        </w:rPr>
      </w:pPr>
    </w:p>
    <w:p w14:paraId="41DACD65" w14:textId="6BE6336B" w:rsidR="001947FF" w:rsidRPr="00F672D5" w:rsidRDefault="00C0538E" w:rsidP="0059313C">
      <w:pPr>
        <w:spacing w:after="0"/>
        <w:ind w:left="-72"/>
        <w:jc w:val="right"/>
        <w:outlineLvl w:val="0"/>
        <w:rPr>
          <w:b/>
          <w:sz w:val="44"/>
          <w:szCs w:val="44"/>
        </w:rPr>
      </w:pPr>
      <w:r w:rsidRPr="0EF1C87E">
        <w:rPr>
          <w:b/>
          <w:sz w:val="44"/>
          <w:szCs w:val="44"/>
        </w:rPr>
        <w:t>NIST Big Data Interoperability Framework:</w:t>
      </w:r>
    </w:p>
    <w:p w14:paraId="0206692C" w14:textId="6D028F65" w:rsidR="001947FF" w:rsidRDefault="001947FF" w:rsidP="0059313C">
      <w:pPr>
        <w:spacing w:after="0"/>
        <w:ind w:left="-72"/>
        <w:jc w:val="right"/>
        <w:outlineLvl w:val="0"/>
        <w:rPr>
          <w:b/>
          <w:sz w:val="44"/>
          <w:szCs w:val="44"/>
        </w:rPr>
      </w:pPr>
      <w:r w:rsidRPr="0EF1C87E">
        <w:rPr>
          <w:b/>
          <w:sz w:val="44"/>
          <w:szCs w:val="44"/>
        </w:rPr>
        <w:t xml:space="preserve">Volume </w:t>
      </w:r>
      <w:r w:rsidR="00752846" w:rsidRPr="0EF1C87E">
        <w:rPr>
          <w:b/>
          <w:sz w:val="44"/>
          <w:szCs w:val="44"/>
        </w:rPr>
        <w:t>8</w:t>
      </w:r>
      <w:r w:rsidR="00C0538E" w:rsidRPr="0EF1C87E">
        <w:rPr>
          <w:b/>
          <w:sz w:val="44"/>
          <w:szCs w:val="44"/>
        </w:rPr>
        <w:t>,</w:t>
      </w:r>
      <w:r w:rsidRPr="0EF1C87E">
        <w:rPr>
          <w:b/>
          <w:sz w:val="44"/>
          <w:szCs w:val="44"/>
        </w:rPr>
        <w:t xml:space="preserve"> </w:t>
      </w:r>
      <w:r w:rsidR="00910AB0" w:rsidRPr="0EF1C87E">
        <w:rPr>
          <w:b/>
          <w:sz w:val="44"/>
          <w:szCs w:val="44"/>
        </w:rPr>
        <w:t>Reference Architecture</w:t>
      </w:r>
      <w:r w:rsidR="002E5021" w:rsidRPr="0EF1C87E">
        <w:rPr>
          <w:b/>
          <w:sz w:val="44"/>
          <w:szCs w:val="44"/>
        </w:rPr>
        <w:t xml:space="preserve"> Interface</w:t>
      </w:r>
    </w:p>
    <w:p w14:paraId="4AFD696B" w14:textId="77777777" w:rsidR="001947FF" w:rsidRPr="008F1237" w:rsidRDefault="001947FF" w:rsidP="001947FF">
      <w:pPr>
        <w:tabs>
          <w:tab w:val="left" w:pos="4248"/>
        </w:tabs>
        <w:spacing w:after="0"/>
        <w:ind w:left="-72"/>
        <w:jc w:val="right"/>
        <w:rPr>
          <w:sz w:val="24"/>
        </w:rPr>
      </w:pPr>
    </w:p>
    <w:p w14:paraId="76C1FCB2" w14:textId="495CA6D3" w:rsidR="001947FF" w:rsidRPr="0075376A" w:rsidRDefault="00425D07" w:rsidP="0059313C">
      <w:pPr>
        <w:spacing w:after="0"/>
        <w:jc w:val="right"/>
        <w:outlineLvl w:val="0"/>
        <w:rPr>
          <w:b/>
          <w:sz w:val="36"/>
          <w:szCs w:val="36"/>
        </w:rPr>
      </w:pPr>
      <w:r w:rsidRPr="0EF1C87E">
        <w:rPr>
          <w:b/>
          <w:sz w:val="36"/>
          <w:szCs w:val="36"/>
        </w:rPr>
        <w:t xml:space="preserve">Version </w:t>
      </w:r>
      <w:r w:rsidR="002E5021" w:rsidRPr="0EF1C87E">
        <w:rPr>
          <w:b/>
          <w:sz w:val="36"/>
          <w:szCs w:val="36"/>
        </w:rPr>
        <w:t>0.</w:t>
      </w:r>
      <w:r w:rsidRPr="0EF1C87E">
        <w:rPr>
          <w:b/>
          <w:sz w:val="36"/>
          <w:szCs w:val="36"/>
        </w:rPr>
        <w:t>1</w:t>
      </w:r>
      <w:r w:rsidR="003763F2" w:rsidRPr="0EF1C87E">
        <w:rPr>
          <w:b/>
          <w:sz w:val="36"/>
          <w:szCs w:val="36"/>
        </w:rPr>
        <w:t>.</w:t>
      </w:r>
      <w:r w:rsidR="00F57B2D">
        <w:rPr>
          <w:b/>
          <w:sz w:val="36"/>
          <w:szCs w:val="36"/>
        </w:rPr>
        <w:t>2</w:t>
      </w:r>
    </w:p>
    <w:p w14:paraId="0B082CCE" w14:textId="77777777" w:rsidR="00387AB2" w:rsidRPr="00811CB1" w:rsidRDefault="00387AB2" w:rsidP="00387AB2">
      <w:pPr>
        <w:spacing w:after="0"/>
        <w:jc w:val="right"/>
        <w:rPr>
          <w:i/>
          <w:sz w:val="24"/>
        </w:rPr>
      </w:pPr>
    </w:p>
    <w:p w14:paraId="53ABA34A" w14:textId="77777777" w:rsidR="00387AB2" w:rsidRDefault="00387AB2" w:rsidP="00387AB2">
      <w:pPr>
        <w:spacing w:after="0"/>
        <w:jc w:val="right"/>
        <w:rPr>
          <w:sz w:val="24"/>
        </w:rPr>
      </w:pPr>
    </w:p>
    <w:p w14:paraId="7AA44085" w14:textId="77777777" w:rsidR="005B52C6" w:rsidRDefault="005B52C6" w:rsidP="001947FF">
      <w:pPr>
        <w:spacing w:after="0"/>
        <w:jc w:val="right"/>
        <w:rPr>
          <w:sz w:val="24"/>
        </w:rPr>
      </w:pPr>
    </w:p>
    <w:p w14:paraId="0A4C2B13" w14:textId="77777777" w:rsidR="002251D7" w:rsidRPr="001806E7" w:rsidRDefault="002251D7" w:rsidP="00D035AC">
      <w:pPr>
        <w:spacing w:after="0"/>
        <w:jc w:val="right"/>
        <w:rPr>
          <w:i/>
          <w:sz w:val="24"/>
        </w:rPr>
      </w:pPr>
    </w:p>
    <w:p w14:paraId="271D3C04" w14:textId="77777777" w:rsidR="001947FF" w:rsidRDefault="001947FF" w:rsidP="00D035AC">
      <w:pPr>
        <w:spacing w:after="0"/>
        <w:jc w:val="right"/>
        <w:rPr>
          <w:sz w:val="24"/>
        </w:rPr>
      </w:pPr>
    </w:p>
    <w:p w14:paraId="27941D34" w14:textId="77777777" w:rsidR="00387AB2" w:rsidRDefault="00387AB2" w:rsidP="00D035AC">
      <w:pPr>
        <w:spacing w:after="0"/>
        <w:jc w:val="right"/>
        <w:rPr>
          <w:sz w:val="24"/>
        </w:rPr>
      </w:pPr>
    </w:p>
    <w:p w14:paraId="78310CC2" w14:textId="77777777" w:rsidR="00D035AC" w:rsidRDefault="00D035AC" w:rsidP="00D035AC">
      <w:pPr>
        <w:spacing w:after="0"/>
        <w:jc w:val="right"/>
        <w:rPr>
          <w:sz w:val="24"/>
        </w:rPr>
      </w:pPr>
    </w:p>
    <w:p w14:paraId="0CC36983" w14:textId="77777777" w:rsidR="00D035AC" w:rsidRDefault="00D035AC" w:rsidP="00D035AC">
      <w:pPr>
        <w:spacing w:after="0"/>
        <w:jc w:val="right"/>
        <w:rPr>
          <w:sz w:val="24"/>
        </w:rPr>
      </w:pPr>
    </w:p>
    <w:p w14:paraId="3FB383F5" w14:textId="77777777" w:rsidR="001947FF" w:rsidRPr="008F1237" w:rsidRDefault="001947FF" w:rsidP="00D035AC">
      <w:pPr>
        <w:spacing w:after="0"/>
        <w:jc w:val="right"/>
        <w:rPr>
          <w:sz w:val="24"/>
          <w:szCs w:val="24"/>
        </w:rPr>
      </w:pPr>
      <w:r w:rsidRPr="0EF1C87E">
        <w:rPr>
          <w:sz w:val="24"/>
          <w:szCs w:val="24"/>
        </w:rPr>
        <w:t xml:space="preserve">NIST Big Data </w:t>
      </w:r>
      <w:r w:rsidR="00BF6EA3" w:rsidRPr="0EF1C87E">
        <w:rPr>
          <w:sz w:val="24"/>
          <w:szCs w:val="24"/>
        </w:rPr>
        <w:t xml:space="preserve">Public </w:t>
      </w:r>
      <w:r w:rsidRPr="0EF1C87E">
        <w:rPr>
          <w:sz w:val="24"/>
          <w:szCs w:val="24"/>
        </w:rPr>
        <w:t>Working Group (NBD-</w:t>
      </w:r>
      <w:r w:rsidR="00BF6EA3" w:rsidRPr="0EF1C87E">
        <w:rPr>
          <w:sz w:val="24"/>
          <w:szCs w:val="24"/>
        </w:rPr>
        <w:t>P</w:t>
      </w:r>
      <w:r w:rsidRPr="0EF1C87E">
        <w:rPr>
          <w:sz w:val="24"/>
          <w:szCs w:val="24"/>
        </w:rPr>
        <w:t>WG)</w:t>
      </w:r>
    </w:p>
    <w:p w14:paraId="64DA1EC6" w14:textId="77777777" w:rsidR="001947FF" w:rsidRPr="008F1237" w:rsidRDefault="00D410F3" w:rsidP="001947FF">
      <w:pPr>
        <w:spacing w:after="0"/>
        <w:jc w:val="right"/>
        <w:rPr>
          <w:sz w:val="24"/>
          <w:szCs w:val="24"/>
        </w:rPr>
      </w:pPr>
      <w:r w:rsidRPr="0EF1C87E">
        <w:rPr>
          <w:sz w:val="24"/>
          <w:szCs w:val="24"/>
        </w:rPr>
        <w:t xml:space="preserve">Reference Architecture </w:t>
      </w:r>
      <w:r w:rsidR="001947FF" w:rsidRPr="0EF1C87E">
        <w:rPr>
          <w:sz w:val="24"/>
          <w:szCs w:val="24"/>
        </w:rPr>
        <w:t>Subgroup</w:t>
      </w:r>
    </w:p>
    <w:p w14:paraId="1EDB8ACB" w14:textId="77777777" w:rsidR="001947FF" w:rsidRPr="008F1237" w:rsidRDefault="001947FF" w:rsidP="001947FF">
      <w:pPr>
        <w:spacing w:after="0"/>
        <w:jc w:val="right"/>
        <w:rPr>
          <w:sz w:val="24"/>
          <w:szCs w:val="24"/>
        </w:rPr>
      </w:pPr>
      <w:r w:rsidRPr="0EF1C87E">
        <w:rPr>
          <w:sz w:val="24"/>
          <w:szCs w:val="24"/>
        </w:rPr>
        <w:t>National Institute of Standards and Technology</w:t>
      </w:r>
    </w:p>
    <w:p w14:paraId="676840B2" w14:textId="77777777" w:rsidR="001947FF" w:rsidRPr="008F1237" w:rsidRDefault="001947FF" w:rsidP="001947FF">
      <w:pPr>
        <w:tabs>
          <w:tab w:val="left" w:pos="4248"/>
        </w:tabs>
        <w:spacing w:after="0"/>
        <w:ind w:left="-72"/>
        <w:jc w:val="right"/>
        <w:rPr>
          <w:sz w:val="24"/>
          <w:szCs w:val="24"/>
        </w:rPr>
      </w:pPr>
      <w:r w:rsidRPr="0EF1C87E">
        <w:rPr>
          <w:sz w:val="24"/>
          <w:szCs w:val="24"/>
        </w:rPr>
        <w:t>Gaithersburg, MD 20899</w:t>
      </w:r>
    </w:p>
    <w:p w14:paraId="2586DA49" w14:textId="77777777" w:rsidR="00997FAD" w:rsidRDefault="00997FAD" w:rsidP="00997FAD">
      <w:pPr>
        <w:tabs>
          <w:tab w:val="left" w:pos="4248"/>
        </w:tabs>
        <w:spacing w:after="0"/>
        <w:ind w:left="-72"/>
        <w:jc w:val="right"/>
        <w:rPr>
          <w:sz w:val="24"/>
        </w:rPr>
      </w:pPr>
    </w:p>
    <w:p w14:paraId="4170F265" w14:textId="77777777" w:rsidR="00997FAD" w:rsidRDefault="00997FAD" w:rsidP="00997FAD">
      <w:pPr>
        <w:tabs>
          <w:tab w:val="left" w:pos="4248"/>
        </w:tabs>
        <w:spacing w:after="0"/>
        <w:ind w:left="-72"/>
        <w:jc w:val="right"/>
        <w:rPr>
          <w:sz w:val="24"/>
        </w:rPr>
      </w:pPr>
    </w:p>
    <w:p w14:paraId="18273131" w14:textId="75BA139F" w:rsidR="00633F25" w:rsidRDefault="008759C4" w:rsidP="00633F25">
      <w:pPr>
        <w:jc w:val="right"/>
      </w:pPr>
      <w:hyperlink r:id="rId10" w:history="1">
        <w:r w:rsidR="002E5021" w:rsidRPr="009A4B5F">
          <w:rPr>
            <w:rStyle w:val="Hyperlink"/>
          </w:rPr>
          <w:t>http://dx.doi.org/10.6028/NIST.SP.1500-8</w:t>
        </w:r>
      </w:hyperlink>
      <w:r w:rsidR="002E5021">
        <w:t xml:space="preserve"> </w:t>
      </w:r>
    </w:p>
    <w:p w14:paraId="250FD84C" w14:textId="77777777" w:rsidR="00997FAD" w:rsidRDefault="00997FAD" w:rsidP="00997FAD">
      <w:pPr>
        <w:tabs>
          <w:tab w:val="left" w:pos="4248"/>
        </w:tabs>
        <w:spacing w:after="0"/>
        <w:ind w:left="-72"/>
        <w:jc w:val="right"/>
        <w:rPr>
          <w:sz w:val="24"/>
        </w:rPr>
      </w:pPr>
    </w:p>
    <w:p w14:paraId="6BE999A6" w14:textId="77777777" w:rsidR="00997FAD" w:rsidRPr="008F1237" w:rsidRDefault="00997FAD" w:rsidP="00997FAD">
      <w:pPr>
        <w:tabs>
          <w:tab w:val="left" w:pos="4248"/>
        </w:tabs>
        <w:spacing w:after="0"/>
        <w:ind w:left="-72"/>
        <w:jc w:val="right"/>
        <w:rPr>
          <w:sz w:val="24"/>
        </w:rPr>
      </w:pPr>
    </w:p>
    <w:p w14:paraId="7BB85E6D" w14:textId="773C4449" w:rsidR="001947FF" w:rsidRPr="008F1237" w:rsidRDefault="002E5021" w:rsidP="001947FF">
      <w:pPr>
        <w:tabs>
          <w:tab w:val="left" w:pos="4248"/>
        </w:tabs>
        <w:spacing w:after="0"/>
        <w:ind w:left="-72"/>
        <w:jc w:val="right"/>
        <w:rPr>
          <w:sz w:val="24"/>
          <w:szCs w:val="24"/>
          <w:highlight w:val="yellow"/>
        </w:rPr>
      </w:pPr>
      <w:r w:rsidRPr="0EF1C87E">
        <w:rPr>
          <w:sz w:val="24"/>
          <w:szCs w:val="24"/>
        </w:rPr>
        <w:t>October</w:t>
      </w:r>
      <w:r w:rsidR="00CA31A5" w:rsidRPr="0EF1C87E">
        <w:rPr>
          <w:sz w:val="24"/>
          <w:szCs w:val="24"/>
        </w:rPr>
        <w:t xml:space="preserve"> </w:t>
      </w:r>
      <w:r w:rsidRPr="0EF1C87E">
        <w:rPr>
          <w:sz w:val="24"/>
          <w:szCs w:val="24"/>
        </w:rPr>
        <w:t>2016</w:t>
      </w:r>
    </w:p>
    <w:p w14:paraId="6B0B75CE" w14:textId="77777777" w:rsidR="001947FF" w:rsidRDefault="001947FF" w:rsidP="001947FF">
      <w:pPr>
        <w:tabs>
          <w:tab w:val="left" w:pos="4248"/>
        </w:tabs>
        <w:spacing w:after="0"/>
        <w:ind w:left="-72"/>
        <w:jc w:val="right"/>
        <w:rPr>
          <w:sz w:val="24"/>
        </w:rPr>
      </w:pPr>
    </w:p>
    <w:p w14:paraId="31B34391" w14:textId="77777777" w:rsidR="00D23F23" w:rsidRDefault="00D23F23" w:rsidP="001947FF">
      <w:pPr>
        <w:tabs>
          <w:tab w:val="left" w:pos="4248"/>
        </w:tabs>
        <w:spacing w:after="0"/>
        <w:ind w:left="-72"/>
        <w:jc w:val="right"/>
        <w:rPr>
          <w:sz w:val="24"/>
        </w:rPr>
      </w:pPr>
    </w:p>
    <w:p w14:paraId="4533E286" w14:textId="77777777" w:rsidR="00D23F23" w:rsidRPr="008F1237" w:rsidRDefault="00D23F23" w:rsidP="001947FF">
      <w:pPr>
        <w:tabs>
          <w:tab w:val="left" w:pos="4248"/>
        </w:tabs>
        <w:spacing w:after="0"/>
        <w:ind w:left="-72"/>
        <w:jc w:val="right"/>
        <w:rPr>
          <w:sz w:val="24"/>
        </w:rPr>
      </w:pPr>
    </w:p>
    <w:p w14:paraId="72860824" w14:textId="77F9566F" w:rsidR="001947FF" w:rsidRPr="008F1237" w:rsidRDefault="001947FF" w:rsidP="001947FF">
      <w:pPr>
        <w:tabs>
          <w:tab w:val="left" w:pos="4248"/>
        </w:tabs>
        <w:spacing w:after="0"/>
        <w:ind w:left="-72"/>
        <w:jc w:val="right"/>
        <w:rPr>
          <w:sz w:val="24"/>
        </w:rPr>
      </w:pPr>
      <w:r>
        <w:rPr>
          <w:noProof/>
        </w:rPr>
        <w:drawing>
          <wp:inline distT="0" distB="0" distL="0" distR="0" wp14:anchorId="323F8867" wp14:editId="4A60AD10">
            <wp:extent cx="893445" cy="893445"/>
            <wp:effectExtent l="19050" t="0" r="1905" b="0"/>
            <wp:docPr id="12" name="Picture 7" descr="http://physics.nist.gov/Images/doc.b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physics.nist.gov/Images/doc.bw.gif"/>
                    <pic:cNvPicPr>
                      <a:picLocks noChangeAspect="1" noChangeArrowheads="1"/>
                    </pic:cNvPicPr>
                  </pic:nvPicPr>
                  <pic:blipFill>
                    <a:blip r:embed="rId11"/>
                    <a:srcRect/>
                    <a:stretch>
                      <a:fillRect/>
                    </a:stretch>
                  </pic:blipFill>
                  <pic:spPr bwMode="auto">
                    <a:xfrm>
                      <a:off x="0" y="0"/>
                      <a:ext cx="893445" cy="893445"/>
                    </a:xfrm>
                    <a:prstGeom prst="rect">
                      <a:avLst/>
                    </a:prstGeom>
                    <a:noFill/>
                    <a:ln w="9525">
                      <a:noFill/>
                      <a:miter lim="800000"/>
                      <a:headEnd/>
                      <a:tailEnd/>
                    </a:ln>
                  </pic:spPr>
                </pic:pic>
              </a:graphicData>
            </a:graphic>
          </wp:inline>
        </w:drawing>
      </w:r>
    </w:p>
    <w:p w14:paraId="1AF348A3" w14:textId="77777777" w:rsidR="001947FF" w:rsidRDefault="001947FF" w:rsidP="0059313C">
      <w:pPr>
        <w:spacing w:after="0"/>
        <w:jc w:val="right"/>
        <w:outlineLvl w:val="0"/>
        <w:rPr>
          <w:sz w:val="24"/>
          <w:szCs w:val="24"/>
        </w:rPr>
      </w:pPr>
      <w:r w:rsidRPr="0EF1C87E">
        <w:rPr>
          <w:sz w:val="24"/>
          <w:szCs w:val="24"/>
        </w:rPr>
        <w:t>U. S. Department of Commerce</w:t>
      </w:r>
    </w:p>
    <w:p w14:paraId="02365CED" w14:textId="77777777" w:rsidR="001947FF" w:rsidRDefault="001947FF" w:rsidP="001947FF">
      <w:pPr>
        <w:spacing w:after="0"/>
        <w:jc w:val="right"/>
        <w:rPr>
          <w:i/>
          <w:sz w:val="24"/>
          <w:szCs w:val="24"/>
        </w:rPr>
      </w:pPr>
      <w:r w:rsidRPr="0EF1C87E">
        <w:rPr>
          <w:i/>
          <w:sz w:val="24"/>
          <w:szCs w:val="24"/>
        </w:rPr>
        <w:t>Penny Pritzker, Secretary</w:t>
      </w:r>
    </w:p>
    <w:p w14:paraId="7A979D0D" w14:textId="77777777" w:rsidR="001947FF" w:rsidRPr="0092521E" w:rsidRDefault="001947FF" w:rsidP="001947FF">
      <w:pPr>
        <w:tabs>
          <w:tab w:val="left" w:pos="4248"/>
        </w:tabs>
        <w:spacing w:after="0"/>
        <w:ind w:left="-72"/>
        <w:jc w:val="right"/>
        <w:rPr>
          <w:i/>
          <w:sz w:val="24"/>
        </w:rPr>
      </w:pPr>
    </w:p>
    <w:p w14:paraId="2570FB54" w14:textId="77777777" w:rsidR="006F2BF0" w:rsidRPr="00E2708B" w:rsidRDefault="006F2BF0" w:rsidP="0059313C">
      <w:pPr>
        <w:spacing w:after="0"/>
        <w:jc w:val="right"/>
        <w:outlineLvl w:val="0"/>
        <w:rPr>
          <w:sz w:val="24"/>
          <w:szCs w:val="24"/>
        </w:rPr>
      </w:pPr>
      <w:r w:rsidRPr="0EF1C87E">
        <w:rPr>
          <w:sz w:val="24"/>
          <w:szCs w:val="24"/>
        </w:rPr>
        <w:t>National Institute of Standards and Technology</w:t>
      </w:r>
    </w:p>
    <w:p w14:paraId="7A669CCE" w14:textId="75989691" w:rsidR="006F2BF0" w:rsidRPr="0092521E" w:rsidRDefault="006F2BF0" w:rsidP="006F2BF0">
      <w:pPr>
        <w:spacing w:after="0"/>
        <w:ind w:left="-72"/>
        <w:jc w:val="right"/>
        <w:rPr>
          <w:i/>
          <w:sz w:val="24"/>
          <w:szCs w:val="24"/>
        </w:rPr>
      </w:pPr>
      <w:r w:rsidRPr="0EF1C87E">
        <w:rPr>
          <w:i/>
          <w:sz w:val="24"/>
          <w:szCs w:val="24"/>
        </w:rPr>
        <w:t>Willie May, Under Secretary of Commerce for Standards and Technology and Director</w:t>
      </w:r>
    </w:p>
    <w:p w14:paraId="4D9A7C21" w14:textId="77777777" w:rsidR="00983D1C" w:rsidRDefault="00983D1C" w:rsidP="001947FF">
      <w:pPr>
        <w:tabs>
          <w:tab w:val="left" w:pos="4248"/>
        </w:tabs>
        <w:spacing w:after="0"/>
        <w:ind w:left="-72"/>
        <w:jc w:val="right"/>
        <w:rPr>
          <w:sz w:val="24"/>
        </w:rPr>
      </w:pPr>
    </w:p>
    <w:p w14:paraId="3A98CA0B" w14:textId="77777777" w:rsidR="00FF53AA" w:rsidRDefault="00FF53AA">
      <w:pPr>
        <w:spacing w:after="200" w:line="276" w:lineRule="auto"/>
        <w:rPr>
          <w:sz w:val="24"/>
        </w:rPr>
      </w:pPr>
    </w:p>
    <w:p w14:paraId="128BC97D" w14:textId="77777777" w:rsidR="00D035AC" w:rsidRDefault="00D035AC">
      <w:pPr>
        <w:spacing w:after="200" w:line="276" w:lineRule="auto"/>
        <w:rPr>
          <w:sz w:val="24"/>
        </w:rPr>
        <w:sectPr w:rsidR="00D035AC" w:rsidSect="00647956">
          <w:headerReference w:type="even" r:id="rId12"/>
          <w:headerReference w:type="default" r:id="rId13"/>
          <w:footerReference w:type="default" r:id="rId14"/>
          <w:headerReference w:type="first" r:id="rId15"/>
          <w:footerReference w:type="first" r:id="rId16"/>
          <w:footnotePr>
            <w:numFmt w:val="lowerLetter"/>
          </w:footnotePr>
          <w:endnotePr>
            <w:numFmt w:val="decimal"/>
          </w:endnotePr>
          <w:pgSz w:w="12240" w:h="15840" w:code="1"/>
          <w:pgMar w:top="1440" w:right="1440" w:bottom="1440" w:left="1440" w:header="576" w:footer="576" w:gutter="0"/>
          <w:pgNumType w:fmt="lowerRoman" w:start="1"/>
          <w:cols w:space="720"/>
          <w:docGrid w:linePitch="360"/>
        </w:sectPr>
      </w:pPr>
    </w:p>
    <w:p w14:paraId="17BD6A73" w14:textId="77777777" w:rsidR="004436E3" w:rsidRDefault="004436E3" w:rsidP="004436E3"/>
    <w:p w14:paraId="58A96D6E" w14:textId="77777777" w:rsidR="004436E3" w:rsidRDefault="004436E3" w:rsidP="004436E3"/>
    <w:p w14:paraId="76D802E1" w14:textId="137CDD30" w:rsidR="004436E3" w:rsidRPr="001137B8" w:rsidRDefault="004436E3" w:rsidP="0059313C">
      <w:pPr>
        <w:spacing w:after="0"/>
        <w:jc w:val="center"/>
        <w:outlineLvl w:val="0"/>
        <w:rPr>
          <w:b/>
        </w:rPr>
      </w:pPr>
      <w:r w:rsidRPr="001137B8">
        <w:rPr>
          <w:b/>
        </w:rPr>
        <w:t>National Institute of Standards and Technology</w:t>
      </w:r>
      <w:r w:rsidR="00BE382D">
        <w:rPr>
          <w:b/>
        </w:rPr>
        <w:t xml:space="preserve"> (NIST)</w:t>
      </w:r>
      <w:r w:rsidRPr="001137B8">
        <w:rPr>
          <w:b/>
        </w:rPr>
        <w:t xml:space="preserve"> </w:t>
      </w:r>
      <w:r w:rsidR="002E5021">
        <w:rPr>
          <w:b/>
        </w:rPr>
        <w:t>Special Publication 1500-8</w:t>
      </w:r>
    </w:p>
    <w:p w14:paraId="57F35D7C" w14:textId="4419DB03" w:rsidR="004436E3" w:rsidRPr="001137B8" w:rsidRDefault="008759C4" w:rsidP="004436E3">
      <w:pPr>
        <w:jc w:val="center"/>
      </w:pPr>
      <w:r>
        <w:fldChar w:fldCharType="begin"/>
      </w:r>
      <w:r>
        <w:instrText xml:space="preserve"> NUMPAGES  \* Arabic  \* MERGEFORMAT </w:instrText>
      </w:r>
      <w:r>
        <w:fldChar w:fldCharType="separate"/>
      </w:r>
      <w:r w:rsidR="00BC4419">
        <w:rPr>
          <w:noProof/>
        </w:rPr>
        <w:t>20</w:t>
      </w:r>
      <w:r>
        <w:rPr>
          <w:noProof/>
        </w:rPr>
        <w:fldChar w:fldCharType="end"/>
      </w:r>
      <w:r w:rsidR="004436E3">
        <w:t xml:space="preserve"> </w:t>
      </w:r>
      <w:r w:rsidR="004436E3" w:rsidRPr="001137B8">
        <w:t>pages (</w:t>
      </w:r>
      <w:r w:rsidR="002E5021">
        <w:t>October 19, 2016</w:t>
      </w:r>
      <w:r w:rsidR="004436E3" w:rsidRPr="001137B8">
        <w:t>)</w:t>
      </w:r>
    </w:p>
    <w:p w14:paraId="512E1E49" w14:textId="77777777" w:rsidR="006E5C57" w:rsidRDefault="006E5C57" w:rsidP="006E5C57">
      <w:pPr>
        <w:spacing w:after="0"/>
        <w:rPr>
          <w:rFonts w:ascii="Arial" w:eastAsia="Times New Roman" w:hAnsi="Arial" w:cs="Arial"/>
          <w:sz w:val="20"/>
          <w:szCs w:val="20"/>
        </w:rPr>
      </w:pPr>
    </w:p>
    <w:p w14:paraId="7CB5453D" w14:textId="284A3A87" w:rsidR="006E5C57" w:rsidRPr="00BC0C69" w:rsidRDefault="006E5C57" w:rsidP="006E5C57">
      <w:pPr>
        <w:spacing w:after="0"/>
        <w:rPr>
          <w:rFonts w:ascii="Arial,Times New Roman" w:eastAsia="Arial,Times New Roman" w:hAnsi="Arial,Times New Roman" w:cs="Arial,Times New Roman"/>
          <w:sz w:val="20"/>
          <w:szCs w:val="20"/>
        </w:rPr>
      </w:pPr>
      <w:r w:rsidRPr="0EF1C87E">
        <w:rPr>
          <w:rFonts w:ascii="Arial,Times New Roman" w:eastAsia="Arial,Times New Roman" w:hAnsi="Arial,Times New Roman" w:cs="Arial,Times New Roman"/>
          <w:sz w:val="20"/>
          <w:szCs w:val="20"/>
        </w:rPr>
        <w:t xml:space="preserve">NIST </w:t>
      </w:r>
      <w:r w:rsidR="00633F25" w:rsidRPr="0EF1C87E">
        <w:rPr>
          <w:rFonts w:ascii="Arial,Times New Roman" w:eastAsia="Arial,Times New Roman" w:hAnsi="Arial,Times New Roman" w:cs="Arial,Times New Roman"/>
          <w:sz w:val="20"/>
          <w:szCs w:val="20"/>
        </w:rPr>
        <w:t>Special P</w:t>
      </w:r>
      <w:r w:rsidRPr="0EF1C87E">
        <w:rPr>
          <w:rFonts w:ascii="Arial,Times New Roman" w:eastAsia="Arial,Times New Roman" w:hAnsi="Arial,Times New Roman" w:cs="Arial,Times New Roman"/>
          <w:sz w:val="20"/>
          <w:szCs w:val="20"/>
        </w:rPr>
        <w:t>ublication series 1500 is intended to capture external perspectives related to NIST standards, measurement</w:t>
      </w:r>
      <w:r w:rsidR="00BD5A5A" w:rsidRPr="0EF1C87E">
        <w:rPr>
          <w:rFonts w:ascii="Arial,Times New Roman" w:eastAsia="Arial,Times New Roman" w:hAnsi="Arial,Times New Roman" w:cs="Arial,Times New Roman"/>
          <w:sz w:val="20"/>
          <w:szCs w:val="20"/>
        </w:rPr>
        <w:t xml:space="preserve">, and testing-related efforts. </w:t>
      </w:r>
      <w:r w:rsidRPr="0EF1C87E">
        <w:rPr>
          <w:rFonts w:ascii="Arial,Times New Roman" w:eastAsia="Arial,Times New Roman" w:hAnsi="Arial,Times New Roman" w:cs="Arial,Times New Roman"/>
          <w:sz w:val="20"/>
          <w:szCs w:val="20"/>
        </w:rPr>
        <w:t>These external perspectives can come from industry, academia, government, and others. These reports are intended to document external perspectives and do not represent official NIST positions.</w:t>
      </w:r>
    </w:p>
    <w:p w14:paraId="4CC109BC" w14:textId="77777777" w:rsidR="004436E3" w:rsidRPr="003F1CD6" w:rsidRDefault="004436E3" w:rsidP="004436E3">
      <w:pPr>
        <w:rPr>
          <w:sz w:val="20"/>
          <w:szCs w:val="20"/>
        </w:rPr>
      </w:pPr>
    </w:p>
    <w:p w14:paraId="249F4020" w14:textId="77777777" w:rsidR="004436E3" w:rsidRPr="003F1CD6" w:rsidRDefault="004436E3" w:rsidP="004436E3">
      <w:pPr>
        <w:shd w:val="clear" w:color="auto" w:fill="F2F2F2" w:themeFill="background1" w:themeFillShade="F2"/>
        <w:rPr>
          <w:sz w:val="20"/>
          <w:szCs w:val="20"/>
        </w:rPr>
      </w:pPr>
      <w:r w:rsidRPr="003F1CD6">
        <w:rPr>
          <w:sz w:val="20"/>
          <w:szCs w:val="20"/>
        </w:rPr>
        <w:t xml:space="preserve">Certain commercial entities, equipment, or materials may be identified in this document in order to describe an experimental procedure or concept adequately. Such identification is not intended to imply recommendation or endorsement by NIST, nor is it intended to imply that the entities, materials, or equipment are necessarily the best available for the purpose. </w:t>
      </w:r>
    </w:p>
    <w:p w14:paraId="0C6BC267" w14:textId="4DB41008" w:rsidR="004436E3" w:rsidRPr="003F1CD6" w:rsidRDefault="004436E3" w:rsidP="004436E3">
      <w:pPr>
        <w:shd w:val="clear" w:color="auto" w:fill="F2F2F2" w:themeFill="background1" w:themeFillShade="F2"/>
        <w:rPr>
          <w:sz w:val="20"/>
          <w:szCs w:val="20"/>
        </w:rPr>
      </w:pPr>
      <w:r w:rsidRPr="003F1CD6">
        <w:rPr>
          <w:sz w:val="20"/>
          <w:szCs w:val="20"/>
        </w:rPr>
        <w:t>There may be references in this publication to other publications currently under development by NIST in accordance with its assigned statutory responsibilities. The information in this publication, including concepts and</w:t>
      </w:r>
      <w:r w:rsidR="00800F7D">
        <w:rPr>
          <w:sz w:val="20"/>
          <w:szCs w:val="20"/>
        </w:rPr>
        <w:t xml:space="preserve"> methodologies, may be used by f</w:t>
      </w:r>
      <w:r w:rsidRPr="003F1CD6">
        <w:rPr>
          <w:sz w:val="20"/>
          <w:szCs w:val="20"/>
        </w:rPr>
        <w:t>ederal agencies even before the completion of such companion publications. Thus, until each publication is completed, current requirements, guidelines, and procedures, where they exist, remain operative. For pla</w:t>
      </w:r>
      <w:r w:rsidR="00800F7D">
        <w:rPr>
          <w:sz w:val="20"/>
          <w:szCs w:val="20"/>
        </w:rPr>
        <w:t>nning and transition purposes, f</w:t>
      </w:r>
      <w:r w:rsidRPr="003F1CD6">
        <w:rPr>
          <w:sz w:val="20"/>
          <w:szCs w:val="20"/>
        </w:rPr>
        <w:t xml:space="preserve">ederal agencies may wish to closely follow the development of these new publications by NIST. </w:t>
      </w:r>
    </w:p>
    <w:p w14:paraId="1D0D946E" w14:textId="33A1F699" w:rsidR="004436E3" w:rsidRPr="003F1CD6" w:rsidRDefault="004436E3" w:rsidP="004436E3">
      <w:pPr>
        <w:shd w:val="clear" w:color="auto" w:fill="F2F2F2" w:themeFill="background1" w:themeFillShade="F2"/>
        <w:rPr>
          <w:sz w:val="20"/>
          <w:szCs w:val="20"/>
        </w:rPr>
      </w:pPr>
      <w:r w:rsidRPr="003F1CD6">
        <w:rPr>
          <w:sz w:val="20"/>
          <w:szCs w:val="20"/>
        </w:rPr>
        <w:t xml:space="preserve">Organizations are encouraged to review all draft publications during public comment periods and provide feedback to NIST. All NIST publications are available at </w:t>
      </w:r>
      <w:hyperlink r:id="rId17" w:history="1">
        <w:r w:rsidRPr="00BE2681">
          <w:rPr>
            <w:rStyle w:val="Hyperlink"/>
            <w:sz w:val="20"/>
            <w:szCs w:val="20"/>
          </w:rPr>
          <w:t>http://www.nist.gov/publication-portal.cfm</w:t>
        </w:r>
      </w:hyperlink>
      <w:r>
        <w:rPr>
          <w:sz w:val="20"/>
          <w:szCs w:val="20"/>
        </w:rPr>
        <w:t>.</w:t>
      </w:r>
    </w:p>
    <w:p w14:paraId="2D03FD7B" w14:textId="77777777" w:rsidR="004436E3" w:rsidRPr="003F1CD6" w:rsidRDefault="004436E3" w:rsidP="004436E3">
      <w:pPr>
        <w:rPr>
          <w:sz w:val="20"/>
          <w:szCs w:val="20"/>
        </w:rPr>
      </w:pPr>
    </w:p>
    <w:p w14:paraId="0D201008" w14:textId="77777777" w:rsidR="004436E3" w:rsidRDefault="004436E3" w:rsidP="004436E3"/>
    <w:p w14:paraId="2213CD2A" w14:textId="77777777" w:rsidR="004436E3" w:rsidRPr="003F45AC" w:rsidRDefault="004436E3" w:rsidP="004436E3">
      <w:pPr>
        <w:spacing w:after="0"/>
        <w:jc w:val="center"/>
        <w:rPr>
          <w:rFonts w:ascii="Arial" w:eastAsia="Times New Roman" w:hAnsi="Arial" w:cs="Arial"/>
          <w:b/>
        </w:rPr>
      </w:pPr>
    </w:p>
    <w:p w14:paraId="15B0D895" w14:textId="77777777" w:rsidR="004436E3" w:rsidRPr="003F45AC" w:rsidRDefault="004436E3" w:rsidP="004436E3">
      <w:pPr>
        <w:spacing w:after="0"/>
        <w:jc w:val="center"/>
        <w:rPr>
          <w:rFonts w:ascii="Arial" w:eastAsia="Times New Roman" w:hAnsi="Arial" w:cs="Arial"/>
          <w:b/>
        </w:rPr>
      </w:pPr>
    </w:p>
    <w:p w14:paraId="3C71993B" w14:textId="77777777" w:rsidR="004436E3" w:rsidRPr="003F45AC" w:rsidRDefault="004436E3" w:rsidP="0059313C">
      <w:pPr>
        <w:spacing w:after="0"/>
        <w:jc w:val="center"/>
        <w:outlineLvl w:val="0"/>
        <w:rPr>
          <w:rFonts w:ascii="Arial,Times New Roman" w:eastAsia="Arial,Times New Roman" w:hAnsi="Arial,Times New Roman" w:cs="Arial,Times New Roman"/>
          <w:b/>
        </w:rPr>
      </w:pPr>
      <w:r w:rsidRPr="0EF1C87E">
        <w:rPr>
          <w:rFonts w:ascii="Arial,Times New Roman" w:eastAsia="Arial,Times New Roman" w:hAnsi="Arial,Times New Roman" w:cs="Arial,Times New Roman"/>
          <w:b/>
        </w:rPr>
        <w:t>Comments on this publication may be submitted to Wo Chang</w:t>
      </w:r>
    </w:p>
    <w:p w14:paraId="6D1042C0" w14:textId="77777777" w:rsidR="004436E3" w:rsidRPr="003F45AC" w:rsidRDefault="004436E3" w:rsidP="004436E3">
      <w:pPr>
        <w:spacing w:after="0"/>
        <w:jc w:val="center"/>
        <w:rPr>
          <w:rFonts w:ascii="Arial" w:eastAsia="Times New Roman" w:hAnsi="Arial" w:cs="Arial"/>
          <w:b/>
        </w:rPr>
      </w:pPr>
    </w:p>
    <w:p w14:paraId="23DDA32F" w14:textId="77777777" w:rsidR="004436E3" w:rsidRPr="003F45AC" w:rsidRDefault="004436E3" w:rsidP="0059313C">
      <w:pPr>
        <w:spacing w:after="0"/>
        <w:jc w:val="center"/>
        <w:outlineLvl w:val="0"/>
        <w:rPr>
          <w:rFonts w:ascii="Arial,Times New Roman" w:eastAsia="Arial,Times New Roman" w:hAnsi="Arial,Times New Roman" w:cs="Arial,Times New Roman"/>
          <w:sz w:val="20"/>
          <w:szCs w:val="20"/>
        </w:rPr>
      </w:pPr>
      <w:r w:rsidRPr="0EF1C87E">
        <w:rPr>
          <w:rFonts w:ascii="Arial,Times New Roman" w:eastAsia="Arial,Times New Roman" w:hAnsi="Arial,Times New Roman" w:cs="Arial,Times New Roman"/>
          <w:sz w:val="20"/>
          <w:szCs w:val="20"/>
        </w:rPr>
        <w:t>National Institute of Standards and Technology</w:t>
      </w:r>
    </w:p>
    <w:p w14:paraId="08C9F70D" w14:textId="77777777" w:rsidR="004436E3" w:rsidRPr="003F45AC" w:rsidRDefault="004436E3" w:rsidP="004436E3">
      <w:pPr>
        <w:spacing w:after="0"/>
        <w:jc w:val="center"/>
        <w:rPr>
          <w:rFonts w:ascii="Arial,Times New Roman" w:eastAsia="Arial,Times New Roman" w:hAnsi="Arial,Times New Roman" w:cs="Arial,Times New Roman"/>
          <w:sz w:val="20"/>
          <w:szCs w:val="20"/>
        </w:rPr>
      </w:pPr>
      <w:r w:rsidRPr="0EF1C87E">
        <w:rPr>
          <w:rFonts w:ascii="Arial,Times New Roman" w:eastAsia="Arial,Times New Roman" w:hAnsi="Arial,Times New Roman" w:cs="Arial,Times New Roman"/>
          <w:sz w:val="20"/>
          <w:szCs w:val="20"/>
        </w:rPr>
        <w:t>Attn: Wo Chang, Information Technology Laboratory</w:t>
      </w:r>
    </w:p>
    <w:p w14:paraId="4717714F" w14:textId="77777777" w:rsidR="004436E3" w:rsidRPr="003F45AC" w:rsidRDefault="004436E3" w:rsidP="004436E3">
      <w:pPr>
        <w:spacing w:after="0"/>
        <w:jc w:val="center"/>
        <w:rPr>
          <w:rFonts w:ascii="Arial,Times New Roman" w:eastAsia="Arial,Times New Roman" w:hAnsi="Arial,Times New Roman" w:cs="Arial,Times New Roman"/>
          <w:sz w:val="20"/>
          <w:szCs w:val="20"/>
        </w:rPr>
      </w:pPr>
      <w:r w:rsidRPr="0EF1C87E">
        <w:rPr>
          <w:rFonts w:ascii="Arial,Times New Roman" w:eastAsia="Arial,Times New Roman" w:hAnsi="Arial,Times New Roman" w:cs="Arial,Times New Roman"/>
          <w:sz w:val="20"/>
          <w:szCs w:val="20"/>
        </w:rPr>
        <w:t>100 Bureau Drive (Mail Stop 8900) Gaithersburg, MD 20899-8930</w:t>
      </w:r>
    </w:p>
    <w:p w14:paraId="6962B764" w14:textId="01649139" w:rsidR="004436E3" w:rsidRPr="003F1CD6" w:rsidRDefault="004436E3" w:rsidP="004436E3">
      <w:pPr>
        <w:spacing w:after="0"/>
        <w:jc w:val="center"/>
        <w:rPr>
          <w:rFonts w:ascii="Arial,Times New Roman" w:eastAsia="Arial,Times New Roman" w:hAnsi="Arial,Times New Roman" w:cs="Arial,Times New Roman"/>
          <w:sz w:val="20"/>
          <w:szCs w:val="20"/>
        </w:rPr>
      </w:pPr>
      <w:r w:rsidRPr="0EF1C87E">
        <w:rPr>
          <w:rFonts w:ascii="Arial,Times New Roman" w:eastAsia="Arial,Times New Roman" w:hAnsi="Arial,Times New Roman" w:cs="Arial,Times New Roman"/>
          <w:sz w:val="20"/>
          <w:szCs w:val="20"/>
        </w:rPr>
        <w:t xml:space="preserve">Email: </w:t>
      </w:r>
      <w:hyperlink r:id="rId18" w:history="1">
        <w:r w:rsidR="00300E02" w:rsidRPr="0EF1C87E">
          <w:rPr>
            <w:rStyle w:val="Hyperlink"/>
            <w:rFonts w:ascii="Arial,Times New Roman" w:eastAsia="Arial,Times New Roman" w:hAnsi="Arial,Times New Roman" w:cs="Arial,Times New Roman"/>
            <w:sz w:val="20"/>
            <w:szCs w:val="20"/>
          </w:rPr>
          <w:t>SP1500comments@nist.gov</w:t>
        </w:r>
      </w:hyperlink>
      <w:r w:rsidRPr="0EF1C87E">
        <w:rPr>
          <w:rFonts w:ascii="Arial,Times New Roman" w:eastAsia="Arial,Times New Roman" w:hAnsi="Arial,Times New Roman" w:cs="Arial,Times New Roman"/>
          <w:sz w:val="20"/>
          <w:szCs w:val="20"/>
        </w:rPr>
        <w:t xml:space="preserve"> </w:t>
      </w:r>
    </w:p>
    <w:p w14:paraId="0B22736A" w14:textId="77777777" w:rsidR="004436E3" w:rsidRDefault="004436E3" w:rsidP="004436E3"/>
    <w:p w14:paraId="43B25531" w14:textId="77777777" w:rsidR="004436E3" w:rsidRDefault="004436E3" w:rsidP="004436E3">
      <w:pPr>
        <w:spacing w:after="200" w:line="276" w:lineRule="auto"/>
      </w:pPr>
      <w:r>
        <w:br w:type="page"/>
      </w:r>
    </w:p>
    <w:p w14:paraId="2B7B0EAC" w14:textId="77777777" w:rsidR="004436E3" w:rsidRPr="00CD75E1" w:rsidRDefault="004436E3" w:rsidP="0059313C">
      <w:pPr>
        <w:pStyle w:val="BDOtherTitles"/>
        <w:outlineLvl w:val="0"/>
      </w:pPr>
      <w:r w:rsidRPr="00CD75E1">
        <w:lastRenderedPageBreak/>
        <w:t>Reports on Computer Systems Technology</w:t>
      </w:r>
    </w:p>
    <w:p w14:paraId="2AEE961B" w14:textId="65313498" w:rsidR="004436E3" w:rsidRDefault="004436E3" w:rsidP="004436E3">
      <w:r>
        <w:t>The Information Technology Laboratory (ITL) at NIST promotes the U.S. economy and public welfare by providing technical leadership for the Nation’s measurement and standards infrastructure. ITL develops tests, test methods, reference data, proof of concept implementations, and technical analyses to advance the development and productive use of information technology</w:t>
      </w:r>
      <w:r w:rsidR="00BE382D">
        <w:t xml:space="preserve"> (IT)</w:t>
      </w:r>
      <w:r>
        <w:t>. ITL’s responsibilities include the development of management, administrative, technical, and physical standards and guidelines for the cost-effective security and privacy of other than national s</w:t>
      </w:r>
      <w:r w:rsidR="00800F7D">
        <w:t>ecurity-related information in f</w:t>
      </w:r>
      <w:r>
        <w:t xml:space="preserve">ederal information systems. </w:t>
      </w:r>
      <w:r w:rsidRPr="00ED5140">
        <w:t xml:space="preserve">This document reports on ITL’s research, guidance, and outreach efforts in </w:t>
      </w:r>
      <w:r w:rsidR="00BE382D">
        <w:t xml:space="preserve">IT </w:t>
      </w:r>
      <w:r w:rsidRPr="00ED5140">
        <w:t>and its collaborative activities with industry, government, and academic organizations.</w:t>
      </w:r>
    </w:p>
    <w:p w14:paraId="1E015770" w14:textId="77777777" w:rsidR="004436E3" w:rsidRDefault="004436E3" w:rsidP="004436E3"/>
    <w:p w14:paraId="34841E0F" w14:textId="77777777" w:rsidR="004436E3" w:rsidRDefault="004436E3" w:rsidP="0059313C">
      <w:pPr>
        <w:pStyle w:val="BDOtherTitles"/>
        <w:outlineLvl w:val="0"/>
      </w:pPr>
      <w:r>
        <w:t>Abstract</w:t>
      </w:r>
    </w:p>
    <w:p w14:paraId="4B81EC08" w14:textId="4DEAA645" w:rsidR="004436E3" w:rsidRDefault="008D52D0" w:rsidP="004436E3">
      <w:r>
        <w:t>Big Data is a term used to describe the large amount of data in the networked, digitized, sensor-laden, information-driven world. While opportunities exist with Big Data, the data can overwhelm traditional technical approaches</w:t>
      </w:r>
      <w:r w:rsidR="00BD5A5A">
        <w:t>,</w:t>
      </w:r>
      <w:r>
        <w:t xml:space="preserve"> and the growth of data is outpacing scientific and technological advances in data analytics. To advance progress in Big Data, the NIST Big Data Public Working Group (NBD-PWG) is working to</w:t>
      </w:r>
      <w:r w:rsidR="00BD5A5A">
        <w:t xml:space="preserve"> develop consensus on important</w:t>
      </w:r>
      <w:r>
        <w:t xml:space="preserve"> fundamental concepts related to Big Data.</w:t>
      </w:r>
      <w:r w:rsidR="00340290">
        <w:t xml:space="preserve"> The results are reported in the </w:t>
      </w:r>
      <w:r w:rsidR="00340290">
        <w:rPr>
          <w:i/>
          <w:iCs/>
        </w:rPr>
        <w:t>NIST Big Data Interoperability Framework</w:t>
      </w:r>
      <w:r w:rsidR="00340290">
        <w:t xml:space="preserve"> series of volumes. </w:t>
      </w:r>
      <w:r w:rsidR="00340290" w:rsidRPr="00FD7AC2">
        <w:t xml:space="preserve">This volume, Volume </w:t>
      </w:r>
      <w:r w:rsidR="00FD7AC2">
        <w:t>6</w:t>
      </w:r>
      <w:r w:rsidR="00340290" w:rsidRPr="00FD7AC2">
        <w:t xml:space="preserve">, </w:t>
      </w:r>
      <w:r w:rsidR="00FD7AC2">
        <w:t>summarizes the work performed by the NBD-PWG to characterize Big Data</w:t>
      </w:r>
      <w:r w:rsidR="00701401">
        <w:t xml:space="preserve"> from an architecture perspective</w:t>
      </w:r>
      <w:r w:rsidR="00AB631C">
        <w:t xml:space="preserve">, </w:t>
      </w:r>
      <w:r w:rsidR="00FD7AC2">
        <w:t xml:space="preserve">presents the </w:t>
      </w:r>
      <w:r w:rsidR="00701401">
        <w:t xml:space="preserve">NIST Big Data Reference Architecture (NBDRA) </w:t>
      </w:r>
      <w:r w:rsidR="00FD7AC2">
        <w:t>conceptual model, and discusses the components and fabrics of the NBDRA</w:t>
      </w:r>
      <w:r w:rsidR="00340290" w:rsidRPr="00FD7AC2">
        <w:t>.</w:t>
      </w:r>
      <w:r w:rsidR="00FD7AC2">
        <w:t xml:space="preserve"> </w:t>
      </w:r>
    </w:p>
    <w:p w14:paraId="5248CCCA" w14:textId="77777777" w:rsidR="004436E3" w:rsidRDefault="004436E3" w:rsidP="004436E3"/>
    <w:p w14:paraId="4DE55213" w14:textId="77777777" w:rsidR="004436E3" w:rsidRDefault="004436E3" w:rsidP="0059313C">
      <w:pPr>
        <w:pStyle w:val="BDOtherTitles"/>
        <w:outlineLvl w:val="0"/>
      </w:pPr>
      <w:r>
        <w:t>Keywords</w:t>
      </w:r>
    </w:p>
    <w:p w14:paraId="33B988A9" w14:textId="74128B1D" w:rsidR="005E4A51" w:rsidRDefault="00BD5A5A" w:rsidP="005E4A51">
      <w:r>
        <w:t>Application Provider; Big Data;</w:t>
      </w:r>
      <w:r w:rsidR="004436E3">
        <w:t xml:space="preserve"> </w:t>
      </w:r>
      <w:r>
        <w:t xml:space="preserve">Big Data characteristics; Data Consumer; Data Provider; Framework Provider; Management Fabric; </w:t>
      </w:r>
      <w:r w:rsidR="00AC00BE">
        <w:t>reference architecture</w:t>
      </w:r>
      <w:r>
        <w:t>;</w:t>
      </w:r>
      <w:r w:rsidRPr="00BD5A5A">
        <w:t xml:space="preserve"> </w:t>
      </w:r>
      <w:r>
        <w:t xml:space="preserve">Security and Privacy Fabric; </w:t>
      </w:r>
      <w:r w:rsidR="005E4A51">
        <w:t xml:space="preserve">System Orchestrator; use cases. </w:t>
      </w:r>
    </w:p>
    <w:p w14:paraId="69F44A47" w14:textId="77777777" w:rsidR="004436E3" w:rsidRDefault="004436E3" w:rsidP="004436E3"/>
    <w:p w14:paraId="5BD279B5" w14:textId="77777777" w:rsidR="001947FF" w:rsidRDefault="001947FF" w:rsidP="001947FF">
      <w:pPr>
        <w:spacing w:after="200" w:line="276" w:lineRule="auto"/>
      </w:pPr>
      <w:r>
        <w:br w:type="page"/>
      </w:r>
    </w:p>
    <w:p w14:paraId="3493EE85" w14:textId="77777777" w:rsidR="001947FF" w:rsidRDefault="001947FF" w:rsidP="0059313C">
      <w:pPr>
        <w:pStyle w:val="BDOtherTitles"/>
        <w:outlineLvl w:val="0"/>
      </w:pPr>
      <w:r>
        <w:lastRenderedPageBreak/>
        <w:t>Acknowledgements</w:t>
      </w:r>
    </w:p>
    <w:p w14:paraId="2A322F06" w14:textId="30B85CA3" w:rsidR="00387AB2" w:rsidRPr="00935E88" w:rsidRDefault="00387AB2" w:rsidP="00387AB2">
      <w:r w:rsidRPr="00935E88">
        <w:t xml:space="preserve">This document reflects the contributions and discussions by the membership of the NBD-PWG, co-chaired by Wo Chang of the NIST </w:t>
      </w:r>
      <w:r w:rsidR="00300E02">
        <w:t>ITL</w:t>
      </w:r>
      <w:r w:rsidRPr="00935E88">
        <w:t xml:space="preserve">, Robert Marcus of ET-Strategies, and Chaitanya Baru, University of California San Diego Supercomputer Center. </w:t>
      </w:r>
    </w:p>
    <w:p w14:paraId="107E0EC4" w14:textId="77777777" w:rsidR="003D462E" w:rsidRDefault="00387AB2" w:rsidP="0059313C">
      <w:pPr>
        <w:outlineLvl w:val="0"/>
      </w:pPr>
      <w:r w:rsidRPr="00862198">
        <w:t xml:space="preserve">The document contains input from members of the NBD-PWG: </w:t>
      </w:r>
      <w:r w:rsidR="003D462E">
        <w:t>&lt;TBD&gt;</w:t>
      </w:r>
    </w:p>
    <w:p w14:paraId="0C413BE3" w14:textId="77777777" w:rsidR="003D462E" w:rsidRDefault="00387AB2" w:rsidP="00387AB2">
      <w:r w:rsidRPr="00935E88">
        <w:t xml:space="preserve">NIST </w:t>
      </w:r>
      <w:r w:rsidR="00300E02">
        <w:t>SP1500</w:t>
      </w:r>
      <w:r w:rsidR="003D462E">
        <w:t>-8</w:t>
      </w:r>
      <w:r w:rsidRPr="00935E88">
        <w:t xml:space="preserve">, Version 1 has been collaboratively authored by the NBD-PWG. As of the date of publication, there are over </w:t>
      </w:r>
      <w:r w:rsidR="003D462E">
        <w:t>&lt;TBD&gt;</w:t>
      </w:r>
    </w:p>
    <w:p w14:paraId="6A78696C" w14:textId="472B8AF5" w:rsidR="00235B7B" w:rsidRDefault="00387AB2" w:rsidP="00387AB2">
      <w:r w:rsidRPr="00935E88">
        <w:t>NIST acknowledge</w:t>
      </w:r>
      <w:r w:rsidR="00242D2B">
        <w:t>s</w:t>
      </w:r>
      <w:r w:rsidRPr="00935E88">
        <w:t xml:space="preserve"> the specific contributions</w:t>
      </w:r>
      <w:r w:rsidR="008D52D0">
        <w:rPr>
          <w:rStyle w:val="FootnoteReference"/>
        </w:rPr>
        <w:footnoteReference w:id="2"/>
      </w:r>
      <w:r w:rsidRPr="00935E88">
        <w:t xml:space="preserve"> to this volume </w:t>
      </w:r>
      <w:r>
        <w:t>by</w:t>
      </w:r>
      <w:r w:rsidRPr="00935E88">
        <w:t xml:space="preserve"> the following NBD-PWG members:</w:t>
      </w:r>
    </w:p>
    <w:p w14:paraId="381F5174" w14:textId="3FED407E" w:rsidR="003D462E" w:rsidRDefault="003D462E" w:rsidP="00387AB2">
      <w:r>
        <w:t>&lt;TBD&gt;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9"/>
        <w:gridCol w:w="3124"/>
        <w:gridCol w:w="3117"/>
      </w:tblGrid>
      <w:tr w:rsidR="008D52D0" w14:paraId="72EA424F" w14:textId="77777777" w:rsidTr="003D462E">
        <w:tc>
          <w:tcPr>
            <w:tcW w:w="3119" w:type="dxa"/>
          </w:tcPr>
          <w:p w14:paraId="6E8B4931" w14:textId="01D3B506" w:rsidR="008D52D0" w:rsidRPr="008D52D0" w:rsidRDefault="008D52D0" w:rsidP="008D52D0">
            <w:pPr>
              <w:rPr>
                <w:i/>
              </w:rPr>
            </w:pPr>
          </w:p>
        </w:tc>
        <w:tc>
          <w:tcPr>
            <w:tcW w:w="3124" w:type="dxa"/>
          </w:tcPr>
          <w:p w14:paraId="7083C27A" w14:textId="44DD88BE" w:rsidR="008D52D0" w:rsidRPr="008D52D0" w:rsidRDefault="008D52D0" w:rsidP="00425D07">
            <w:pPr>
              <w:rPr>
                <w:i/>
              </w:rPr>
            </w:pPr>
          </w:p>
        </w:tc>
        <w:tc>
          <w:tcPr>
            <w:tcW w:w="3117" w:type="dxa"/>
          </w:tcPr>
          <w:p w14:paraId="09C8AEE5" w14:textId="0BCFFB04" w:rsidR="008D52D0" w:rsidRDefault="008D52D0" w:rsidP="008D52D0"/>
        </w:tc>
      </w:tr>
    </w:tbl>
    <w:p w14:paraId="7CC550B6" w14:textId="193CB2EE" w:rsidR="003232A3" w:rsidRDefault="00387AB2" w:rsidP="00425D07">
      <w:r w:rsidRPr="00425D07">
        <w:t xml:space="preserve">The editors for this document were </w:t>
      </w:r>
      <w:r w:rsidR="003D462E">
        <w:t>&lt;TBD&gt;</w:t>
      </w:r>
      <w:r w:rsidR="008A0826">
        <w:t>,</w:t>
      </w:r>
      <w:r w:rsidRPr="00425D07">
        <w:t xml:space="preserve"> and Wo Chang.</w:t>
      </w:r>
    </w:p>
    <w:p w14:paraId="6C486AB1" w14:textId="77777777" w:rsidR="00A26506" w:rsidRDefault="00A26506" w:rsidP="00425D07"/>
    <w:p w14:paraId="20D1F2E2" w14:textId="77777777" w:rsidR="009D76F0" w:rsidRPr="00425D07" w:rsidRDefault="009D76F0" w:rsidP="00425D07"/>
    <w:p w14:paraId="315F7E6D" w14:textId="77777777" w:rsidR="00EF61CD" w:rsidRPr="00425D07" w:rsidRDefault="00EF61CD" w:rsidP="00425D07"/>
    <w:p w14:paraId="3781E986" w14:textId="77777777" w:rsidR="009D76F0" w:rsidRDefault="009D76F0" w:rsidP="00997FAD">
      <w:pPr>
        <w:pStyle w:val="BDTOCHeader"/>
        <w:sectPr w:rsidR="009D76F0" w:rsidSect="00647956">
          <w:headerReference w:type="even" r:id="rId19"/>
          <w:headerReference w:type="default" r:id="rId20"/>
          <w:footerReference w:type="default" r:id="rId21"/>
          <w:footnotePr>
            <w:numFmt w:val="lowerLetter"/>
          </w:footnotePr>
          <w:endnotePr>
            <w:numFmt w:val="decimal"/>
          </w:endnotePr>
          <w:type w:val="continuous"/>
          <w:pgSz w:w="12240" w:h="15840" w:code="1"/>
          <w:pgMar w:top="1440" w:right="1440" w:bottom="1440" w:left="1440" w:header="576" w:footer="576" w:gutter="0"/>
          <w:pgNumType w:fmt="lowerRoman" w:start="1"/>
          <w:cols w:space="720"/>
          <w:docGrid w:linePitch="360"/>
        </w:sectPr>
      </w:pPr>
      <w:bookmarkStart w:id="2" w:name="_Toc383047643"/>
      <w:bookmarkStart w:id="3" w:name="_Toc384754980"/>
      <w:bookmarkStart w:id="4" w:name="_Toc384765315"/>
      <w:bookmarkStart w:id="5" w:name="_Toc385572752"/>
    </w:p>
    <w:p w14:paraId="0DE88FED" w14:textId="36D9E95B" w:rsidR="00CA379D" w:rsidRPr="00997FAD" w:rsidRDefault="000F2917" w:rsidP="0059313C">
      <w:pPr>
        <w:pStyle w:val="BDTOCHeader"/>
        <w:outlineLvl w:val="0"/>
      </w:pPr>
      <w:r w:rsidRPr="00997FAD">
        <w:lastRenderedPageBreak/>
        <w:t xml:space="preserve">Table of </w:t>
      </w:r>
      <w:r w:rsidR="009D1DC8" w:rsidRPr="00997FAD">
        <w:t>Contents</w:t>
      </w:r>
      <w:bookmarkEnd w:id="2"/>
      <w:bookmarkEnd w:id="3"/>
      <w:bookmarkEnd w:id="4"/>
      <w:bookmarkEnd w:id="5"/>
    </w:p>
    <w:bookmarkStart w:id="6" w:name="_Toc376786279"/>
    <w:p w14:paraId="4044C484" w14:textId="77777777" w:rsidR="0009693D" w:rsidRDefault="001C15F8">
      <w:pPr>
        <w:pStyle w:val="TOC1"/>
        <w:rPr>
          <w:rFonts w:eastAsiaTheme="minorEastAsia" w:cstheme="minorBidi"/>
          <w:b w:val="0"/>
          <w:bCs w:val="0"/>
          <w:caps w:val="0"/>
          <w:noProof/>
          <w:sz w:val="24"/>
          <w:szCs w:val="24"/>
        </w:rPr>
      </w:pPr>
      <w:r w:rsidRPr="000A76AE">
        <w:rPr>
          <w:rFonts w:ascii="Times New Roman" w:hAnsi="Times New Roman"/>
          <w:sz w:val="22"/>
          <w:szCs w:val="22"/>
        </w:rPr>
        <w:fldChar w:fldCharType="begin"/>
      </w:r>
      <w:r w:rsidR="00571BEB" w:rsidRPr="000A76AE">
        <w:rPr>
          <w:rFonts w:ascii="Times New Roman" w:hAnsi="Times New Roman"/>
          <w:sz w:val="22"/>
          <w:szCs w:val="22"/>
        </w:rPr>
        <w:instrText xml:space="preserve"> TOC \o "2-3" \h \z \t "Heading 1,1,BD NotNumbered Titles,1" </w:instrText>
      </w:r>
      <w:r w:rsidRPr="000A76AE">
        <w:rPr>
          <w:rFonts w:ascii="Times New Roman" w:hAnsi="Times New Roman"/>
          <w:sz w:val="22"/>
          <w:szCs w:val="22"/>
        </w:rPr>
        <w:fldChar w:fldCharType="separate"/>
      </w:r>
      <w:hyperlink w:anchor="_Toc476656629" w:history="1">
        <w:r w:rsidR="0009693D" w:rsidRPr="00192856">
          <w:rPr>
            <w:rStyle w:val="Hyperlink"/>
            <w:noProof/>
          </w:rPr>
          <w:t>Executive Summary</w:t>
        </w:r>
        <w:r w:rsidR="0009693D">
          <w:rPr>
            <w:noProof/>
            <w:webHidden/>
          </w:rPr>
          <w:tab/>
        </w:r>
        <w:r w:rsidR="0009693D">
          <w:rPr>
            <w:noProof/>
            <w:webHidden/>
          </w:rPr>
          <w:fldChar w:fldCharType="begin"/>
        </w:r>
        <w:r w:rsidR="0009693D">
          <w:rPr>
            <w:noProof/>
            <w:webHidden/>
          </w:rPr>
          <w:instrText xml:space="preserve"> PAGEREF _Toc476656629 \h </w:instrText>
        </w:r>
        <w:r w:rsidR="0009693D">
          <w:rPr>
            <w:noProof/>
            <w:webHidden/>
          </w:rPr>
        </w:r>
        <w:r w:rsidR="0009693D">
          <w:rPr>
            <w:noProof/>
            <w:webHidden/>
          </w:rPr>
          <w:fldChar w:fldCharType="separate"/>
        </w:r>
        <w:r w:rsidR="0009693D">
          <w:rPr>
            <w:noProof/>
            <w:webHidden/>
          </w:rPr>
          <w:t>vii</w:t>
        </w:r>
        <w:r w:rsidR="0009693D">
          <w:rPr>
            <w:noProof/>
            <w:webHidden/>
          </w:rPr>
          <w:fldChar w:fldCharType="end"/>
        </w:r>
      </w:hyperlink>
    </w:p>
    <w:p w14:paraId="2933DC9D" w14:textId="77777777" w:rsidR="0009693D" w:rsidRDefault="008759C4">
      <w:pPr>
        <w:pStyle w:val="TOC1"/>
        <w:rPr>
          <w:rFonts w:eastAsiaTheme="minorEastAsia" w:cstheme="minorBidi"/>
          <w:b w:val="0"/>
          <w:bCs w:val="0"/>
          <w:caps w:val="0"/>
          <w:noProof/>
          <w:sz w:val="24"/>
          <w:szCs w:val="24"/>
        </w:rPr>
      </w:pPr>
      <w:hyperlink w:anchor="_Toc476656630" w:history="1">
        <w:r w:rsidR="0009693D" w:rsidRPr="00192856">
          <w:rPr>
            <w:rStyle w:val="Hyperlink"/>
            <w:noProof/>
          </w:rPr>
          <w:t>1</w:t>
        </w:r>
        <w:r w:rsidR="0009693D">
          <w:rPr>
            <w:rFonts w:eastAsiaTheme="minorEastAsia" w:cstheme="minorBidi"/>
            <w:b w:val="0"/>
            <w:bCs w:val="0"/>
            <w:caps w:val="0"/>
            <w:noProof/>
            <w:sz w:val="24"/>
            <w:szCs w:val="24"/>
          </w:rPr>
          <w:tab/>
        </w:r>
        <w:r w:rsidR="0009693D" w:rsidRPr="00192856">
          <w:rPr>
            <w:rStyle w:val="Hyperlink"/>
            <w:noProof/>
          </w:rPr>
          <w:t>Introduction</w:t>
        </w:r>
        <w:r w:rsidR="0009693D">
          <w:rPr>
            <w:noProof/>
            <w:webHidden/>
          </w:rPr>
          <w:tab/>
        </w:r>
        <w:r w:rsidR="0009693D">
          <w:rPr>
            <w:noProof/>
            <w:webHidden/>
          </w:rPr>
          <w:fldChar w:fldCharType="begin"/>
        </w:r>
        <w:r w:rsidR="0009693D">
          <w:rPr>
            <w:noProof/>
            <w:webHidden/>
          </w:rPr>
          <w:instrText xml:space="preserve"> PAGEREF _Toc476656630 \h </w:instrText>
        </w:r>
        <w:r w:rsidR="0009693D">
          <w:rPr>
            <w:noProof/>
            <w:webHidden/>
          </w:rPr>
        </w:r>
        <w:r w:rsidR="0009693D">
          <w:rPr>
            <w:noProof/>
            <w:webHidden/>
          </w:rPr>
          <w:fldChar w:fldCharType="separate"/>
        </w:r>
        <w:r w:rsidR="0009693D">
          <w:rPr>
            <w:noProof/>
            <w:webHidden/>
          </w:rPr>
          <w:t>1</w:t>
        </w:r>
        <w:r w:rsidR="0009693D">
          <w:rPr>
            <w:noProof/>
            <w:webHidden/>
          </w:rPr>
          <w:fldChar w:fldCharType="end"/>
        </w:r>
      </w:hyperlink>
    </w:p>
    <w:p w14:paraId="45A332A6" w14:textId="77777777" w:rsidR="0009693D" w:rsidRDefault="008759C4">
      <w:pPr>
        <w:pStyle w:val="TOC2"/>
        <w:rPr>
          <w:rFonts w:eastAsiaTheme="minorEastAsia" w:cstheme="minorBidi"/>
          <w:smallCaps w:val="0"/>
          <w:noProof/>
          <w:sz w:val="24"/>
          <w:szCs w:val="24"/>
        </w:rPr>
      </w:pPr>
      <w:hyperlink w:anchor="_Toc476656631" w:history="1">
        <w:r w:rsidR="0009693D" w:rsidRPr="00192856">
          <w:rPr>
            <w:rStyle w:val="Hyperlink"/>
            <w:noProof/>
          </w:rPr>
          <w:t>1.1</w:t>
        </w:r>
        <w:r w:rsidR="0009693D">
          <w:rPr>
            <w:rFonts w:eastAsiaTheme="minorEastAsia" w:cstheme="minorBidi"/>
            <w:smallCaps w:val="0"/>
            <w:noProof/>
            <w:sz w:val="24"/>
            <w:szCs w:val="24"/>
          </w:rPr>
          <w:tab/>
        </w:r>
        <w:r w:rsidR="0009693D" w:rsidRPr="00192856">
          <w:rPr>
            <w:rStyle w:val="Hyperlink"/>
            <w:noProof/>
          </w:rPr>
          <w:t>Background</w:t>
        </w:r>
        <w:r w:rsidR="0009693D">
          <w:rPr>
            <w:noProof/>
            <w:webHidden/>
          </w:rPr>
          <w:tab/>
        </w:r>
        <w:r w:rsidR="0009693D">
          <w:rPr>
            <w:noProof/>
            <w:webHidden/>
          </w:rPr>
          <w:fldChar w:fldCharType="begin"/>
        </w:r>
        <w:r w:rsidR="0009693D">
          <w:rPr>
            <w:noProof/>
            <w:webHidden/>
          </w:rPr>
          <w:instrText xml:space="preserve"> PAGEREF _Toc476656631 \h </w:instrText>
        </w:r>
        <w:r w:rsidR="0009693D">
          <w:rPr>
            <w:noProof/>
            <w:webHidden/>
          </w:rPr>
        </w:r>
        <w:r w:rsidR="0009693D">
          <w:rPr>
            <w:noProof/>
            <w:webHidden/>
          </w:rPr>
          <w:fldChar w:fldCharType="separate"/>
        </w:r>
        <w:r w:rsidR="0009693D">
          <w:rPr>
            <w:noProof/>
            <w:webHidden/>
          </w:rPr>
          <w:t>1</w:t>
        </w:r>
        <w:r w:rsidR="0009693D">
          <w:rPr>
            <w:noProof/>
            <w:webHidden/>
          </w:rPr>
          <w:fldChar w:fldCharType="end"/>
        </w:r>
      </w:hyperlink>
    </w:p>
    <w:p w14:paraId="20DAEC50" w14:textId="77777777" w:rsidR="0009693D" w:rsidRDefault="008759C4">
      <w:pPr>
        <w:pStyle w:val="TOC2"/>
        <w:rPr>
          <w:rFonts w:eastAsiaTheme="minorEastAsia" w:cstheme="minorBidi"/>
          <w:smallCaps w:val="0"/>
          <w:noProof/>
          <w:sz w:val="24"/>
          <w:szCs w:val="24"/>
        </w:rPr>
      </w:pPr>
      <w:hyperlink w:anchor="_Toc476656632" w:history="1">
        <w:r w:rsidR="0009693D" w:rsidRPr="00192856">
          <w:rPr>
            <w:rStyle w:val="Hyperlink"/>
            <w:noProof/>
          </w:rPr>
          <w:t>1.2</w:t>
        </w:r>
        <w:r w:rsidR="0009693D">
          <w:rPr>
            <w:rFonts w:eastAsiaTheme="minorEastAsia" w:cstheme="minorBidi"/>
            <w:smallCaps w:val="0"/>
            <w:noProof/>
            <w:sz w:val="24"/>
            <w:szCs w:val="24"/>
          </w:rPr>
          <w:tab/>
        </w:r>
        <w:r w:rsidR="0009693D" w:rsidRPr="00192856">
          <w:rPr>
            <w:rStyle w:val="Hyperlink"/>
            <w:noProof/>
          </w:rPr>
          <w:t>Scope and Objectives of the Reference Architectures Subgroup</w:t>
        </w:r>
        <w:r w:rsidR="0009693D">
          <w:rPr>
            <w:noProof/>
            <w:webHidden/>
          </w:rPr>
          <w:tab/>
        </w:r>
        <w:r w:rsidR="0009693D">
          <w:rPr>
            <w:noProof/>
            <w:webHidden/>
          </w:rPr>
          <w:fldChar w:fldCharType="begin"/>
        </w:r>
        <w:r w:rsidR="0009693D">
          <w:rPr>
            <w:noProof/>
            <w:webHidden/>
          </w:rPr>
          <w:instrText xml:space="preserve"> PAGEREF _Toc476656632 \h </w:instrText>
        </w:r>
        <w:r w:rsidR="0009693D">
          <w:rPr>
            <w:noProof/>
            <w:webHidden/>
          </w:rPr>
        </w:r>
        <w:r w:rsidR="0009693D">
          <w:rPr>
            <w:noProof/>
            <w:webHidden/>
          </w:rPr>
          <w:fldChar w:fldCharType="separate"/>
        </w:r>
        <w:r w:rsidR="0009693D">
          <w:rPr>
            <w:noProof/>
            <w:webHidden/>
          </w:rPr>
          <w:t>2</w:t>
        </w:r>
        <w:r w:rsidR="0009693D">
          <w:rPr>
            <w:noProof/>
            <w:webHidden/>
          </w:rPr>
          <w:fldChar w:fldCharType="end"/>
        </w:r>
      </w:hyperlink>
    </w:p>
    <w:p w14:paraId="09A88305" w14:textId="77777777" w:rsidR="0009693D" w:rsidRDefault="008759C4">
      <w:pPr>
        <w:pStyle w:val="TOC2"/>
        <w:rPr>
          <w:rFonts w:eastAsiaTheme="minorEastAsia" w:cstheme="minorBidi"/>
          <w:smallCaps w:val="0"/>
          <w:noProof/>
          <w:sz w:val="24"/>
          <w:szCs w:val="24"/>
        </w:rPr>
      </w:pPr>
      <w:hyperlink w:anchor="_Toc476656633" w:history="1">
        <w:r w:rsidR="0009693D" w:rsidRPr="00192856">
          <w:rPr>
            <w:rStyle w:val="Hyperlink"/>
            <w:noProof/>
          </w:rPr>
          <w:t>1.3</w:t>
        </w:r>
        <w:r w:rsidR="0009693D">
          <w:rPr>
            <w:rFonts w:eastAsiaTheme="minorEastAsia" w:cstheme="minorBidi"/>
            <w:smallCaps w:val="0"/>
            <w:noProof/>
            <w:sz w:val="24"/>
            <w:szCs w:val="24"/>
          </w:rPr>
          <w:tab/>
        </w:r>
        <w:r w:rsidR="0009693D" w:rsidRPr="00192856">
          <w:rPr>
            <w:rStyle w:val="Hyperlink"/>
            <w:noProof/>
          </w:rPr>
          <w:t>Report Production</w:t>
        </w:r>
        <w:r w:rsidR="0009693D">
          <w:rPr>
            <w:noProof/>
            <w:webHidden/>
          </w:rPr>
          <w:tab/>
        </w:r>
        <w:r w:rsidR="0009693D">
          <w:rPr>
            <w:noProof/>
            <w:webHidden/>
          </w:rPr>
          <w:fldChar w:fldCharType="begin"/>
        </w:r>
        <w:r w:rsidR="0009693D">
          <w:rPr>
            <w:noProof/>
            <w:webHidden/>
          </w:rPr>
          <w:instrText xml:space="preserve"> PAGEREF _Toc476656633 \h </w:instrText>
        </w:r>
        <w:r w:rsidR="0009693D">
          <w:rPr>
            <w:noProof/>
            <w:webHidden/>
          </w:rPr>
        </w:r>
        <w:r w:rsidR="0009693D">
          <w:rPr>
            <w:noProof/>
            <w:webHidden/>
          </w:rPr>
          <w:fldChar w:fldCharType="separate"/>
        </w:r>
        <w:r w:rsidR="0009693D">
          <w:rPr>
            <w:noProof/>
            <w:webHidden/>
          </w:rPr>
          <w:t>3</w:t>
        </w:r>
        <w:r w:rsidR="0009693D">
          <w:rPr>
            <w:noProof/>
            <w:webHidden/>
          </w:rPr>
          <w:fldChar w:fldCharType="end"/>
        </w:r>
      </w:hyperlink>
    </w:p>
    <w:p w14:paraId="20B71502" w14:textId="77777777" w:rsidR="0009693D" w:rsidRDefault="008759C4">
      <w:pPr>
        <w:pStyle w:val="TOC2"/>
        <w:rPr>
          <w:rFonts w:eastAsiaTheme="minorEastAsia" w:cstheme="minorBidi"/>
          <w:smallCaps w:val="0"/>
          <w:noProof/>
          <w:sz w:val="24"/>
          <w:szCs w:val="24"/>
        </w:rPr>
      </w:pPr>
      <w:hyperlink w:anchor="_Toc476656634" w:history="1">
        <w:r w:rsidR="0009693D" w:rsidRPr="00192856">
          <w:rPr>
            <w:rStyle w:val="Hyperlink"/>
            <w:noProof/>
          </w:rPr>
          <w:t>1.4</w:t>
        </w:r>
        <w:r w:rsidR="0009693D">
          <w:rPr>
            <w:rFonts w:eastAsiaTheme="minorEastAsia" w:cstheme="minorBidi"/>
            <w:smallCaps w:val="0"/>
            <w:noProof/>
            <w:sz w:val="24"/>
            <w:szCs w:val="24"/>
          </w:rPr>
          <w:tab/>
        </w:r>
        <w:r w:rsidR="0009693D" w:rsidRPr="00192856">
          <w:rPr>
            <w:rStyle w:val="Hyperlink"/>
            <w:noProof/>
          </w:rPr>
          <w:t>Report Structure</w:t>
        </w:r>
        <w:r w:rsidR="0009693D">
          <w:rPr>
            <w:noProof/>
            <w:webHidden/>
          </w:rPr>
          <w:tab/>
        </w:r>
        <w:r w:rsidR="0009693D">
          <w:rPr>
            <w:noProof/>
            <w:webHidden/>
          </w:rPr>
          <w:fldChar w:fldCharType="begin"/>
        </w:r>
        <w:r w:rsidR="0009693D">
          <w:rPr>
            <w:noProof/>
            <w:webHidden/>
          </w:rPr>
          <w:instrText xml:space="preserve"> PAGEREF _Toc476656634 \h </w:instrText>
        </w:r>
        <w:r w:rsidR="0009693D">
          <w:rPr>
            <w:noProof/>
            <w:webHidden/>
          </w:rPr>
        </w:r>
        <w:r w:rsidR="0009693D">
          <w:rPr>
            <w:noProof/>
            <w:webHidden/>
          </w:rPr>
          <w:fldChar w:fldCharType="separate"/>
        </w:r>
        <w:r w:rsidR="0009693D">
          <w:rPr>
            <w:noProof/>
            <w:webHidden/>
          </w:rPr>
          <w:t>3</w:t>
        </w:r>
        <w:r w:rsidR="0009693D">
          <w:rPr>
            <w:noProof/>
            <w:webHidden/>
          </w:rPr>
          <w:fldChar w:fldCharType="end"/>
        </w:r>
      </w:hyperlink>
    </w:p>
    <w:p w14:paraId="2AADBE6D" w14:textId="77777777" w:rsidR="0009693D" w:rsidRDefault="008759C4">
      <w:pPr>
        <w:pStyle w:val="TOC2"/>
        <w:rPr>
          <w:rFonts w:eastAsiaTheme="minorEastAsia" w:cstheme="minorBidi"/>
          <w:smallCaps w:val="0"/>
          <w:noProof/>
          <w:sz w:val="24"/>
          <w:szCs w:val="24"/>
        </w:rPr>
      </w:pPr>
      <w:hyperlink w:anchor="_Toc476656635" w:history="1">
        <w:r w:rsidR="0009693D" w:rsidRPr="00192856">
          <w:rPr>
            <w:rStyle w:val="Hyperlink"/>
            <w:noProof/>
          </w:rPr>
          <w:t>1.5</w:t>
        </w:r>
        <w:r w:rsidR="0009693D">
          <w:rPr>
            <w:rFonts w:eastAsiaTheme="minorEastAsia" w:cstheme="minorBidi"/>
            <w:smallCaps w:val="0"/>
            <w:noProof/>
            <w:sz w:val="24"/>
            <w:szCs w:val="24"/>
          </w:rPr>
          <w:tab/>
        </w:r>
        <w:r w:rsidR="0009693D" w:rsidRPr="00192856">
          <w:rPr>
            <w:rStyle w:val="Hyperlink"/>
            <w:noProof/>
          </w:rPr>
          <w:t>Future Work on this Volume</w:t>
        </w:r>
        <w:r w:rsidR="0009693D">
          <w:rPr>
            <w:noProof/>
            <w:webHidden/>
          </w:rPr>
          <w:tab/>
        </w:r>
        <w:r w:rsidR="0009693D">
          <w:rPr>
            <w:noProof/>
            <w:webHidden/>
          </w:rPr>
          <w:fldChar w:fldCharType="begin"/>
        </w:r>
        <w:r w:rsidR="0009693D">
          <w:rPr>
            <w:noProof/>
            <w:webHidden/>
          </w:rPr>
          <w:instrText xml:space="preserve"> PAGEREF _Toc476656635 \h </w:instrText>
        </w:r>
        <w:r w:rsidR="0009693D">
          <w:rPr>
            <w:noProof/>
            <w:webHidden/>
          </w:rPr>
        </w:r>
        <w:r w:rsidR="0009693D">
          <w:rPr>
            <w:noProof/>
            <w:webHidden/>
          </w:rPr>
          <w:fldChar w:fldCharType="separate"/>
        </w:r>
        <w:r w:rsidR="0009693D">
          <w:rPr>
            <w:noProof/>
            <w:webHidden/>
          </w:rPr>
          <w:t>4</w:t>
        </w:r>
        <w:r w:rsidR="0009693D">
          <w:rPr>
            <w:noProof/>
            <w:webHidden/>
          </w:rPr>
          <w:fldChar w:fldCharType="end"/>
        </w:r>
      </w:hyperlink>
    </w:p>
    <w:p w14:paraId="666F2720" w14:textId="77777777" w:rsidR="0009693D" w:rsidRDefault="008759C4">
      <w:pPr>
        <w:pStyle w:val="TOC1"/>
        <w:rPr>
          <w:rFonts w:eastAsiaTheme="minorEastAsia" w:cstheme="minorBidi"/>
          <w:b w:val="0"/>
          <w:bCs w:val="0"/>
          <w:caps w:val="0"/>
          <w:noProof/>
          <w:sz w:val="24"/>
          <w:szCs w:val="24"/>
        </w:rPr>
      </w:pPr>
      <w:hyperlink w:anchor="_Toc476656636" w:history="1">
        <w:r w:rsidR="0009693D" w:rsidRPr="00192856">
          <w:rPr>
            <w:rStyle w:val="Hyperlink"/>
            <w:noProof/>
          </w:rPr>
          <w:t>2</w:t>
        </w:r>
        <w:r w:rsidR="0009693D">
          <w:rPr>
            <w:rFonts w:eastAsiaTheme="minorEastAsia" w:cstheme="minorBidi"/>
            <w:b w:val="0"/>
            <w:bCs w:val="0"/>
            <w:caps w:val="0"/>
            <w:noProof/>
            <w:sz w:val="24"/>
            <w:szCs w:val="24"/>
          </w:rPr>
          <w:tab/>
        </w:r>
        <w:r w:rsidR="0009693D" w:rsidRPr="00192856">
          <w:rPr>
            <w:rStyle w:val="Hyperlink"/>
            <w:noProof/>
          </w:rPr>
          <w:t>NBDRA Interface Requirements</w:t>
        </w:r>
        <w:r w:rsidR="0009693D">
          <w:rPr>
            <w:noProof/>
            <w:webHidden/>
          </w:rPr>
          <w:tab/>
        </w:r>
        <w:r w:rsidR="0009693D">
          <w:rPr>
            <w:noProof/>
            <w:webHidden/>
          </w:rPr>
          <w:fldChar w:fldCharType="begin"/>
        </w:r>
        <w:r w:rsidR="0009693D">
          <w:rPr>
            <w:noProof/>
            <w:webHidden/>
          </w:rPr>
          <w:instrText xml:space="preserve"> PAGEREF _Toc476656636 \h </w:instrText>
        </w:r>
        <w:r w:rsidR="0009693D">
          <w:rPr>
            <w:noProof/>
            <w:webHidden/>
          </w:rPr>
        </w:r>
        <w:r w:rsidR="0009693D">
          <w:rPr>
            <w:noProof/>
            <w:webHidden/>
          </w:rPr>
          <w:fldChar w:fldCharType="separate"/>
        </w:r>
        <w:r w:rsidR="0009693D">
          <w:rPr>
            <w:noProof/>
            <w:webHidden/>
          </w:rPr>
          <w:t>4</w:t>
        </w:r>
        <w:r w:rsidR="0009693D">
          <w:rPr>
            <w:noProof/>
            <w:webHidden/>
          </w:rPr>
          <w:fldChar w:fldCharType="end"/>
        </w:r>
      </w:hyperlink>
    </w:p>
    <w:p w14:paraId="513CD40F" w14:textId="77777777" w:rsidR="0009693D" w:rsidRDefault="008759C4">
      <w:pPr>
        <w:pStyle w:val="TOC2"/>
        <w:rPr>
          <w:rFonts w:eastAsiaTheme="minorEastAsia" w:cstheme="minorBidi"/>
          <w:smallCaps w:val="0"/>
          <w:noProof/>
          <w:sz w:val="24"/>
          <w:szCs w:val="24"/>
        </w:rPr>
      </w:pPr>
      <w:hyperlink w:anchor="_Toc476656637" w:history="1">
        <w:r w:rsidR="0009693D" w:rsidRPr="00192856">
          <w:rPr>
            <w:rStyle w:val="Hyperlink"/>
            <w:noProof/>
          </w:rPr>
          <w:t>2.1</w:t>
        </w:r>
        <w:r w:rsidR="0009693D">
          <w:rPr>
            <w:rFonts w:eastAsiaTheme="minorEastAsia" w:cstheme="minorBidi"/>
            <w:smallCaps w:val="0"/>
            <w:noProof/>
            <w:sz w:val="24"/>
            <w:szCs w:val="24"/>
          </w:rPr>
          <w:tab/>
        </w:r>
        <w:r w:rsidR="0009693D" w:rsidRPr="00192856">
          <w:rPr>
            <w:rStyle w:val="Hyperlink"/>
            <w:noProof/>
          </w:rPr>
          <w:t>High Level Requirements of the Interface Approach</w:t>
        </w:r>
        <w:r w:rsidR="0009693D">
          <w:rPr>
            <w:noProof/>
            <w:webHidden/>
          </w:rPr>
          <w:tab/>
        </w:r>
        <w:r w:rsidR="0009693D">
          <w:rPr>
            <w:noProof/>
            <w:webHidden/>
          </w:rPr>
          <w:fldChar w:fldCharType="begin"/>
        </w:r>
        <w:r w:rsidR="0009693D">
          <w:rPr>
            <w:noProof/>
            <w:webHidden/>
          </w:rPr>
          <w:instrText xml:space="preserve"> PAGEREF _Toc476656637 \h </w:instrText>
        </w:r>
        <w:r w:rsidR="0009693D">
          <w:rPr>
            <w:noProof/>
            <w:webHidden/>
          </w:rPr>
        </w:r>
        <w:r w:rsidR="0009693D">
          <w:rPr>
            <w:noProof/>
            <w:webHidden/>
          </w:rPr>
          <w:fldChar w:fldCharType="separate"/>
        </w:r>
        <w:r w:rsidR="0009693D">
          <w:rPr>
            <w:noProof/>
            <w:webHidden/>
          </w:rPr>
          <w:t>4</w:t>
        </w:r>
        <w:r w:rsidR="0009693D">
          <w:rPr>
            <w:noProof/>
            <w:webHidden/>
          </w:rPr>
          <w:fldChar w:fldCharType="end"/>
        </w:r>
      </w:hyperlink>
    </w:p>
    <w:p w14:paraId="25A030B2" w14:textId="77777777" w:rsidR="0009693D" w:rsidRDefault="008759C4">
      <w:pPr>
        <w:pStyle w:val="TOC3"/>
        <w:rPr>
          <w:rFonts w:eastAsiaTheme="minorEastAsia" w:cstheme="minorBidi"/>
          <w:i w:val="0"/>
          <w:iCs w:val="0"/>
          <w:noProof/>
          <w:sz w:val="24"/>
          <w:szCs w:val="24"/>
        </w:rPr>
      </w:pPr>
      <w:hyperlink w:anchor="_Toc476656638" w:history="1">
        <w:r w:rsidR="0009693D" w:rsidRPr="00192856">
          <w:rPr>
            <w:rStyle w:val="Hyperlink"/>
            <w:noProof/>
          </w:rPr>
          <w:t>2.1.1</w:t>
        </w:r>
        <w:r w:rsidR="0009693D">
          <w:rPr>
            <w:rFonts w:eastAsiaTheme="minorEastAsia" w:cstheme="minorBidi"/>
            <w:i w:val="0"/>
            <w:iCs w:val="0"/>
            <w:noProof/>
            <w:sz w:val="24"/>
            <w:szCs w:val="24"/>
          </w:rPr>
          <w:tab/>
        </w:r>
        <w:r w:rsidR="0009693D" w:rsidRPr="00192856">
          <w:rPr>
            <w:rStyle w:val="Hyperlink"/>
            <w:noProof/>
          </w:rPr>
          <w:t>Technology and Vendor Agnostic</w:t>
        </w:r>
        <w:r w:rsidR="0009693D">
          <w:rPr>
            <w:noProof/>
            <w:webHidden/>
          </w:rPr>
          <w:tab/>
        </w:r>
        <w:r w:rsidR="0009693D">
          <w:rPr>
            <w:noProof/>
            <w:webHidden/>
          </w:rPr>
          <w:fldChar w:fldCharType="begin"/>
        </w:r>
        <w:r w:rsidR="0009693D">
          <w:rPr>
            <w:noProof/>
            <w:webHidden/>
          </w:rPr>
          <w:instrText xml:space="preserve"> PAGEREF _Toc476656638 \h </w:instrText>
        </w:r>
        <w:r w:rsidR="0009693D">
          <w:rPr>
            <w:noProof/>
            <w:webHidden/>
          </w:rPr>
        </w:r>
        <w:r w:rsidR="0009693D">
          <w:rPr>
            <w:noProof/>
            <w:webHidden/>
          </w:rPr>
          <w:fldChar w:fldCharType="separate"/>
        </w:r>
        <w:r w:rsidR="0009693D">
          <w:rPr>
            <w:noProof/>
            <w:webHidden/>
          </w:rPr>
          <w:t>5</w:t>
        </w:r>
        <w:r w:rsidR="0009693D">
          <w:rPr>
            <w:noProof/>
            <w:webHidden/>
          </w:rPr>
          <w:fldChar w:fldCharType="end"/>
        </w:r>
      </w:hyperlink>
    </w:p>
    <w:p w14:paraId="0D78F010" w14:textId="77777777" w:rsidR="0009693D" w:rsidRDefault="008759C4">
      <w:pPr>
        <w:pStyle w:val="TOC3"/>
        <w:rPr>
          <w:rFonts w:eastAsiaTheme="minorEastAsia" w:cstheme="minorBidi"/>
          <w:i w:val="0"/>
          <w:iCs w:val="0"/>
          <w:noProof/>
          <w:sz w:val="24"/>
          <w:szCs w:val="24"/>
        </w:rPr>
      </w:pPr>
      <w:hyperlink w:anchor="_Toc476656639" w:history="1">
        <w:r w:rsidR="0009693D" w:rsidRPr="00192856">
          <w:rPr>
            <w:rStyle w:val="Hyperlink"/>
            <w:noProof/>
          </w:rPr>
          <w:t>2.1.2</w:t>
        </w:r>
        <w:r w:rsidR="0009693D">
          <w:rPr>
            <w:rFonts w:eastAsiaTheme="minorEastAsia" w:cstheme="minorBidi"/>
            <w:i w:val="0"/>
            <w:iCs w:val="0"/>
            <w:noProof/>
            <w:sz w:val="24"/>
            <w:szCs w:val="24"/>
          </w:rPr>
          <w:tab/>
        </w:r>
        <w:r w:rsidR="0009693D" w:rsidRPr="00192856">
          <w:rPr>
            <w:rStyle w:val="Hyperlink"/>
            <w:noProof/>
          </w:rPr>
          <w:t>Support of Plug-In Compute Infrastructure</w:t>
        </w:r>
        <w:r w:rsidR="0009693D">
          <w:rPr>
            <w:noProof/>
            <w:webHidden/>
          </w:rPr>
          <w:tab/>
        </w:r>
        <w:r w:rsidR="0009693D">
          <w:rPr>
            <w:noProof/>
            <w:webHidden/>
          </w:rPr>
          <w:fldChar w:fldCharType="begin"/>
        </w:r>
        <w:r w:rsidR="0009693D">
          <w:rPr>
            <w:noProof/>
            <w:webHidden/>
          </w:rPr>
          <w:instrText xml:space="preserve"> PAGEREF _Toc476656639 \h </w:instrText>
        </w:r>
        <w:r w:rsidR="0009693D">
          <w:rPr>
            <w:noProof/>
            <w:webHidden/>
          </w:rPr>
        </w:r>
        <w:r w:rsidR="0009693D">
          <w:rPr>
            <w:noProof/>
            <w:webHidden/>
          </w:rPr>
          <w:fldChar w:fldCharType="separate"/>
        </w:r>
        <w:r w:rsidR="0009693D">
          <w:rPr>
            <w:noProof/>
            <w:webHidden/>
          </w:rPr>
          <w:t>5</w:t>
        </w:r>
        <w:r w:rsidR="0009693D">
          <w:rPr>
            <w:noProof/>
            <w:webHidden/>
          </w:rPr>
          <w:fldChar w:fldCharType="end"/>
        </w:r>
      </w:hyperlink>
    </w:p>
    <w:p w14:paraId="739E4FA8" w14:textId="77777777" w:rsidR="0009693D" w:rsidRDefault="008759C4">
      <w:pPr>
        <w:pStyle w:val="TOC3"/>
        <w:rPr>
          <w:rFonts w:eastAsiaTheme="minorEastAsia" w:cstheme="minorBidi"/>
          <w:i w:val="0"/>
          <w:iCs w:val="0"/>
          <w:noProof/>
          <w:sz w:val="24"/>
          <w:szCs w:val="24"/>
        </w:rPr>
      </w:pPr>
      <w:hyperlink w:anchor="_Toc476656640" w:history="1">
        <w:r w:rsidR="0009693D" w:rsidRPr="00192856">
          <w:rPr>
            <w:rStyle w:val="Hyperlink"/>
            <w:noProof/>
          </w:rPr>
          <w:t>2.1.3</w:t>
        </w:r>
        <w:r w:rsidR="0009693D">
          <w:rPr>
            <w:rFonts w:eastAsiaTheme="minorEastAsia" w:cstheme="minorBidi"/>
            <w:i w:val="0"/>
            <w:iCs w:val="0"/>
            <w:noProof/>
            <w:sz w:val="24"/>
            <w:szCs w:val="24"/>
          </w:rPr>
          <w:tab/>
        </w:r>
        <w:r w:rsidR="0009693D" w:rsidRPr="00192856">
          <w:rPr>
            <w:rStyle w:val="Hyperlink"/>
            <w:noProof/>
          </w:rPr>
          <w:t>Orchestration of Infrastructure and Services</w:t>
        </w:r>
        <w:r w:rsidR="0009693D">
          <w:rPr>
            <w:noProof/>
            <w:webHidden/>
          </w:rPr>
          <w:tab/>
        </w:r>
        <w:r w:rsidR="0009693D">
          <w:rPr>
            <w:noProof/>
            <w:webHidden/>
          </w:rPr>
          <w:fldChar w:fldCharType="begin"/>
        </w:r>
        <w:r w:rsidR="0009693D">
          <w:rPr>
            <w:noProof/>
            <w:webHidden/>
          </w:rPr>
          <w:instrText xml:space="preserve"> PAGEREF _Toc476656640 \h </w:instrText>
        </w:r>
        <w:r w:rsidR="0009693D">
          <w:rPr>
            <w:noProof/>
            <w:webHidden/>
          </w:rPr>
        </w:r>
        <w:r w:rsidR="0009693D">
          <w:rPr>
            <w:noProof/>
            <w:webHidden/>
          </w:rPr>
          <w:fldChar w:fldCharType="separate"/>
        </w:r>
        <w:r w:rsidR="0009693D">
          <w:rPr>
            <w:noProof/>
            <w:webHidden/>
          </w:rPr>
          <w:t>6</w:t>
        </w:r>
        <w:r w:rsidR="0009693D">
          <w:rPr>
            <w:noProof/>
            <w:webHidden/>
          </w:rPr>
          <w:fldChar w:fldCharType="end"/>
        </w:r>
      </w:hyperlink>
    </w:p>
    <w:p w14:paraId="1B62C291" w14:textId="77777777" w:rsidR="0009693D" w:rsidRDefault="008759C4">
      <w:pPr>
        <w:pStyle w:val="TOC3"/>
        <w:rPr>
          <w:rFonts w:eastAsiaTheme="minorEastAsia" w:cstheme="minorBidi"/>
          <w:i w:val="0"/>
          <w:iCs w:val="0"/>
          <w:noProof/>
          <w:sz w:val="24"/>
          <w:szCs w:val="24"/>
        </w:rPr>
      </w:pPr>
      <w:hyperlink w:anchor="_Toc476656641" w:history="1">
        <w:r w:rsidR="0009693D" w:rsidRPr="00192856">
          <w:rPr>
            <w:rStyle w:val="Hyperlink"/>
            <w:noProof/>
          </w:rPr>
          <w:t>2.1.4</w:t>
        </w:r>
        <w:r w:rsidR="0009693D">
          <w:rPr>
            <w:rFonts w:eastAsiaTheme="minorEastAsia" w:cstheme="minorBidi"/>
            <w:i w:val="0"/>
            <w:iCs w:val="0"/>
            <w:noProof/>
            <w:sz w:val="24"/>
            <w:szCs w:val="24"/>
          </w:rPr>
          <w:tab/>
        </w:r>
        <w:r w:rsidR="0009693D" w:rsidRPr="00192856">
          <w:rPr>
            <w:rStyle w:val="Hyperlink"/>
            <w:noProof/>
          </w:rPr>
          <w:t>Orchestration of Big Data Applications and Experiments</w:t>
        </w:r>
        <w:r w:rsidR="0009693D">
          <w:rPr>
            <w:noProof/>
            <w:webHidden/>
          </w:rPr>
          <w:tab/>
        </w:r>
        <w:r w:rsidR="0009693D">
          <w:rPr>
            <w:noProof/>
            <w:webHidden/>
          </w:rPr>
          <w:fldChar w:fldCharType="begin"/>
        </w:r>
        <w:r w:rsidR="0009693D">
          <w:rPr>
            <w:noProof/>
            <w:webHidden/>
          </w:rPr>
          <w:instrText xml:space="preserve"> PAGEREF _Toc476656641 \h </w:instrText>
        </w:r>
        <w:r w:rsidR="0009693D">
          <w:rPr>
            <w:noProof/>
            <w:webHidden/>
          </w:rPr>
        </w:r>
        <w:r w:rsidR="0009693D">
          <w:rPr>
            <w:noProof/>
            <w:webHidden/>
          </w:rPr>
          <w:fldChar w:fldCharType="separate"/>
        </w:r>
        <w:r w:rsidR="0009693D">
          <w:rPr>
            <w:noProof/>
            <w:webHidden/>
          </w:rPr>
          <w:t>6</w:t>
        </w:r>
        <w:r w:rsidR="0009693D">
          <w:rPr>
            <w:noProof/>
            <w:webHidden/>
          </w:rPr>
          <w:fldChar w:fldCharType="end"/>
        </w:r>
      </w:hyperlink>
    </w:p>
    <w:p w14:paraId="36CEE2C2" w14:textId="77777777" w:rsidR="0009693D" w:rsidRDefault="008759C4">
      <w:pPr>
        <w:pStyle w:val="TOC3"/>
        <w:rPr>
          <w:rFonts w:eastAsiaTheme="minorEastAsia" w:cstheme="minorBidi"/>
          <w:i w:val="0"/>
          <w:iCs w:val="0"/>
          <w:noProof/>
          <w:sz w:val="24"/>
          <w:szCs w:val="24"/>
        </w:rPr>
      </w:pPr>
      <w:hyperlink w:anchor="_Toc476656642" w:history="1">
        <w:r w:rsidR="0009693D" w:rsidRPr="00192856">
          <w:rPr>
            <w:rStyle w:val="Hyperlink"/>
            <w:noProof/>
          </w:rPr>
          <w:t>2.1.5</w:t>
        </w:r>
        <w:r w:rsidR="0009693D">
          <w:rPr>
            <w:rFonts w:eastAsiaTheme="minorEastAsia" w:cstheme="minorBidi"/>
            <w:i w:val="0"/>
            <w:iCs w:val="0"/>
            <w:noProof/>
            <w:sz w:val="24"/>
            <w:szCs w:val="24"/>
          </w:rPr>
          <w:tab/>
        </w:r>
        <w:r w:rsidR="0009693D" w:rsidRPr="00192856">
          <w:rPr>
            <w:rStyle w:val="Hyperlink"/>
            <w:noProof/>
          </w:rPr>
          <w:t>Reusability</w:t>
        </w:r>
        <w:r w:rsidR="0009693D">
          <w:rPr>
            <w:noProof/>
            <w:webHidden/>
          </w:rPr>
          <w:tab/>
        </w:r>
        <w:r w:rsidR="0009693D">
          <w:rPr>
            <w:noProof/>
            <w:webHidden/>
          </w:rPr>
          <w:fldChar w:fldCharType="begin"/>
        </w:r>
        <w:r w:rsidR="0009693D">
          <w:rPr>
            <w:noProof/>
            <w:webHidden/>
          </w:rPr>
          <w:instrText xml:space="preserve"> PAGEREF _Toc476656642 \h </w:instrText>
        </w:r>
        <w:r w:rsidR="0009693D">
          <w:rPr>
            <w:noProof/>
            <w:webHidden/>
          </w:rPr>
        </w:r>
        <w:r w:rsidR="0009693D">
          <w:rPr>
            <w:noProof/>
            <w:webHidden/>
          </w:rPr>
          <w:fldChar w:fldCharType="separate"/>
        </w:r>
        <w:r w:rsidR="0009693D">
          <w:rPr>
            <w:noProof/>
            <w:webHidden/>
          </w:rPr>
          <w:t>6</w:t>
        </w:r>
        <w:r w:rsidR="0009693D">
          <w:rPr>
            <w:noProof/>
            <w:webHidden/>
          </w:rPr>
          <w:fldChar w:fldCharType="end"/>
        </w:r>
      </w:hyperlink>
    </w:p>
    <w:p w14:paraId="39DDFB27" w14:textId="77777777" w:rsidR="0009693D" w:rsidRDefault="008759C4">
      <w:pPr>
        <w:pStyle w:val="TOC3"/>
        <w:rPr>
          <w:rFonts w:eastAsiaTheme="minorEastAsia" w:cstheme="minorBidi"/>
          <w:i w:val="0"/>
          <w:iCs w:val="0"/>
          <w:noProof/>
          <w:sz w:val="24"/>
          <w:szCs w:val="24"/>
        </w:rPr>
      </w:pPr>
      <w:hyperlink w:anchor="_Toc476656643" w:history="1">
        <w:r w:rsidR="0009693D" w:rsidRPr="00192856">
          <w:rPr>
            <w:rStyle w:val="Hyperlink"/>
            <w:noProof/>
          </w:rPr>
          <w:t>2.1.6</w:t>
        </w:r>
        <w:r w:rsidR="0009693D">
          <w:rPr>
            <w:rFonts w:eastAsiaTheme="minorEastAsia" w:cstheme="minorBidi"/>
            <w:i w:val="0"/>
            <w:iCs w:val="0"/>
            <w:noProof/>
            <w:sz w:val="24"/>
            <w:szCs w:val="24"/>
          </w:rPr>
          <w:tab/>
        </w:r>
        <w:r w:rsidR="0009693D" w:rsidRPr="00192856">
          <w:rPr>
            <w:rStyle w:val="Hyperlink"/>
            <w:noProof/>
          </w:rPr>
          <w:t>Execution Workloads</w:t>
        </w:r>
        <w:r w:rsidR="0009693D">
          <w:rPr>
            <w:noProof/>
            <w:webHidden/>
          </w:rPr>
          <w:tab/>
        </w:r>
        <w:r w:rsidR="0009693D">
          <w:rPr>
            <w:noProof/>
            <w:webHidden/>
          </w:rPr>
          <w:fldChar w:fldCharType="begin"/>
        </w:r>
        <w:r w:rsidR="0009693D">
          <w:rPr>
            <w:noProof/>
            <w:webHidden/>
          </w:rPr>
          <w:instrText xml:space="preserve"> PAGEREF _Toc476656643 \h </w:instrText>
        </w:r>
        <w:r w:rsidR="0009693D">
          <w:rPr>
            <w:noProof/>
            <w:webHidden/>
          </w:rPr>
        </w:r>
        <w:r w:rsidR="0009693D">
          <w:rPr>
            <w:noProof/>
            <w:webHidden/>
          </w:rPr>
          <w:fldChar w:fldCharType="separate"/>
        </w:r>
        <w:r w:rsidR="0009693D">
          <w:rPr>
            <w:noProof/>
            <w:webHidden/>
          </w:rPr>
          <w:t>6</w:t>
        </w:r>
        <w:r w:rsidR="0009693D">
          <w:rPr>
            <w:noProof/>
            <w:webHidden/>
          </w:rPr>
          <w:fldChar w:fldCharType="end"/>
        </w:r>
      </w:hyperlink>
    </w:p>
    <w:p w14:paraId="13F8D65F" w14:textId="77777777" w:rsidR="0009693D" w:rsidRDefault="008759C4">
      <w:pPr>
        <w:pStyle w:val="TOC3"/>
        <w:rPr>
          <w:rFonts w:eastAsiaTheme="minorEastAsia" w:cstheme="minorBidi"/>
          <w:i w:val="0"/>
          <w:iCs w:val="0"/>
          <w:noProof/>
          <w:sz w:val="24"/>
          <w:szCs w:val="24"/>
        </w:rPr>
      </w:pPr>
      <w:hyperlink w:anchor="_Toc476656644" w:history="1">
        <w:r w:rsidR="0009693D" w:rsidRPr="00192856">
          <w:rPr>
            <w:rStyle w:val="Hyperlink"/>
            <w:noProof/>
          </w:rPr>
          <w:t>2.1.7</w:t>
        </w:r>
        <w:r w:rsidR="0009693D">
          <w:rPr>
            <w:rFonts w:eastAsiaTheme="minorEastAsia" w:cstheme="minorBidi"/>
            <w:i w:val="0"/>
            <w:iCs w:val="0"/>
            <w:noProof/>
            <w:sz w:val="24"/>
            <w:szCs w:val="24"/>
          </w:rPr>
          <w:tab/>
        </w:r>
        <w:r w:rsidR="0009693D" w:rsidRPr="00192856">
          <w:rPr>
            <w:rStyle w:val="Hyperlink"/>
            <w:noProof/>
          </w:rPr>
          <w:t>Security and Privacy Fabric Requirements</w:t>
        </w:r>
        <w:r w:rsidR="0009693D">
          <w:rPr>
            <w:noProof/>
            <w:webHidden/>
          </w:rPr>
          <w:tab/>
        </w:r>
        <w:r w:rsidR="0009693D">
          <w:rPr>
            <w:noProof/>
            <w:webHidden/>
          </w:rPr>
          <w:fldChar w:fldCharType="begin"/>
        </w:r>
        <w:r w:rsidR="0009693D">
          <w:rPr>
            <w:noProof/>
            <w:webHidden/>
          </w:rPr>
          <w:instrText xml:space="preserve"> PAGEREF _Toc476656644 \h </w:instrText>
        </w:r>
        <w:r w:rsidR="0009693D">
          <w:rPr>
            <w:noProof/>
            <w:webHidden/>
          </w:rPr>
        </w:r>
        <w:r w:rsidR="0009693D">
          <w:rPr>
            <w:noProof/>
            <w:webHidden/>
          </w:rPr>
          <w:fldChar w:fldCharType="separate"/>
        </w:r>
        <w:r w:rsidR="0009693D">
          <w:rPr>
            <w:noProof/>
            <w:webHidden/>
          </w:rPr>
          <w:t>6</w:t>
        </w:r>
        <w:r w:rsidR="0009693D">
          <w:rPr>
            <w:noProof/>
            <w:webHidden/>
          </w:rPr>
          <w:fldChar w:fldCharType="end"/>
        </w:r>
      </w:hyperlink>
    </w:p>
    <w:p w14:paraId="4C44ADC3" w14:textId="77777777" w:rsidR="0009693D" w:rsidRDefault="008759C4">
      <w:pPr>
        <w:pStyle w:val="TOC3"/>
        <w:rPr>
          <w:rFonts w:eastAsiaTheme="minorEastAsia" w:cstheme="minorBidi"/>
          <w:i w:val="0"/>
          <w:iCs w:val="0"/>
          <w:noProof/>
          <w:sz w:val="24"/>
          <w:szCs w:val="24"/>
        </w:rPr>
      </w:pPr>
      <w:hyperlink w:anchor="_Toc476656645" w:history="1">
        <w:r w:rsidR="0009693D" w:rsidRPr="00192856">
          <w:rPr>
            <w:rStyle w:val="Hyperlink"/>
            <w:noProof/>
          </w:rPr>
          <w:t>2.1.8</w:t>
        </w:r>
        <w:r w:rsidR="0009693D">
          <w:rPr>
            <w:rFonts w:eastAsiaTheme="minorEastAsia" w:cstheme="minorBidi"/>
            <w:i w:val="0"/>
            <w:iCs w:val="0"/>
            <w:noProof/>
            <w:sz w:val="24"/>
            <w:szCs w:val="24"/>
          </w:rPr>
          <w:tab/>
        </w:r>
        <w:r w:rsidR="0009693D" w:rsidRPr="00192856">
          <w:rPr>
            <w:rStyle w:val="Hyperlink"/>
            <w:noProof/>
          </w:rPr>
          <w:t>System Orchestration Requirements</w:t>
        </w:r>
        <w:r w:rsidR="0009693D">
          <w:rPr>
            <w:noProof/>
            <w:webHidden/>
          </w:rPr>
          <w:tab/>
        </w:r>
        <w:r w:rsidR="0009693D">
          <w:rPr>
            <w:noProof/>
            <w:webHidden/>
          </w:rPr>
          <w:fldChar w:fldCharType="begin"/>
        </w:r>
        <w:r w:rsidR="0009693D">
          <w:rPr>
            <w:noProof/>
            <w:webHidden/>
          </w:rPr>
          <w:instrText xml:space="preserve"> PAGEREF _Toc476656645 \h </w:instrText>
        </w:r>
        <w:r w:rsidR="0009693D">
          <w:rPr>
            <w:noProof/>
            <w:webHidden/>
          </w:rPr>
        </w:r>
        <w:r w:rsidR="0009693D">
          <w:rPr>
            <w:noProof/>
            <w:webHidden/>
          </w:rPr>
          <w:fldChar w:fldCharType="separate"/>
        </w:r>
        <w:r w:rsidR="0009693D">
          <w:rPr>
            <w:noProof/>
            <w:webHidden/>
          </w:rPr>
          <w:t>6</w:t>
        </w:r>
        <w:r w:rsidR="0009693D">
          <w:rPr>
            <w:noProof/>
            <w:webHidden/>
          </w:rPr>
          <w:fldChar w:fldCharType="end"/>
        </w:r>
      </w:hyperlink>
    </w:p>
    <w:p w14:paraId="01CAF4F9" w14:textId="77777777" w:rsidR="0009693D" w:rsidRDefault="008759C4">
      <w:pPr>
        <w:pStyle w:val="TOC3"/>
        <w:rPr>
          <w:rFonts w:eastAsiaTheme="minorEastAsia" w:cstheme="minorBidi"/>
          <w:i w:val="0"/>
          <w:iCs w:val="0"/>
          <w:noProof/>
          <w:sz w:val="24"/>
          <w:szCs w:val="24"/>
        </w:rPr>
      </w:pPr>
      <w:hyperlink w:anchor="_Toc476656646" w:history="1">
        <w:r w:rsidR="0009693D" w:rsidRPr="00192856">
          <w:rPr>
            <w:rStyle w:val="Hyperlink"/>
            <w:noProof/>
          </w:rPr>
          <w:t>2.1.9</w:t>
        </w:r>
        <w:r w:rsidR="0009693D">
          <w:rPr>
            <w:rFonts w:eastAsiaTheme="minorEastAsia" w:cstheme="minorBidi"/>
            <w:i w:val="0"/>
            <w:iCs w:val="0"/>
            <w:noProof/>
            <w:sz w:val="24"/>
            <w:szCs w:val="24"/>
          </w:rPr>
          <w:tab/>
        </w:r>
        <w:r w:rsidR="0009693D" w:rsidRPr="00192856">
          <w:rPr>
            <w:rStyle w:val="Hyperlink"/>
            <w:noProof/>
          </w:rPr>
          <w:t>Application Providers Requirements</w:t>
        </w:r>
        <w:r w:rsidR="0009693D">
          <w:rPr>
            <w:noProof/>
            <w:webHidden/>
          </w:rPr>
          <w:tab/>
        </w:r>
        <w:r w:rsidR="0009693D">
          <w:rPr>
            <w:noProof/>
            <w:webHidden/>
          </w:rPr>
          <w:fldChar w:fldCharType="begin"/>
        </w:r>
        <w:r w:rsidR="0009693D">
          <w:rPr>
            <w:noProof/>
            <w:webHidden/>
          </w:rPr>
          <w:instrText xml:space="preserve"> PAGEREF _Toc476656646 \h </w:instrText>
        </w:r>
        <w:r w:rsidR="0009693D">
          <w:rPr>
            <w:noProof/>
            <w:webHidden/>
          </w:rPr>
        </w:r>
        <w:r w:rsidR="0009693D">
          <w:rPr>
            <w:noProof/>
            <w:webHidden/>
          </w:rPr>
          <w:fldChar w:fldCharType="separate"/>
        </w:r>
        <w:r w:rsidR="0009693D">
          <w:rPr>
            <w:noProof/>
            <w:webHidden/>
          </w:rPr>
          <w:t>6</w:t>
        </w:r>
        <w:r w:rsidR="0009693D">
          <w:rPr>
            <w:noProof/>
            <w:webHidden/>
          </w:rPr>
          <w:fldChar w:fldCharType="end"/>
        </w:r>
      </w:hyperlink>
    </w:p>
    <w:p w14:paraId="6224B3D8" w14:textId="77777777" w:rsidR="0009693D" w:rsidRDefault="008759C4">
      <w:pPr>
        <w:pStyle w:val="TOC2"/>
        <w:rPr>
          <w:rFonts w:eastAsiaTheme="minorEastAsia" w:cstheme="minorBidi"/>
          <w:smallCaps w:val="0"/>
          <w:noProof/>
          <w:sz w:val="24"/>
          <w:szCs w:val="24"/>
        </w:rPr>
      </w:pPr>
      <w:hyperlink w:anchor="_Toc476656647" w:history="1">
        <w:r w:rsidR="0009693D" w:rsidRPr="00192856">
          <w:rPr>
            <w:rStyle w:val="Hyperlink"/>
            <w:noProof/>
          </w:rPr>
          <w:t>2.2</w:t>
        </w:r>
        <w:r w:rsidR="0009693D">
          <w:rPr>
            <w:rFonts w:eastAsiaTheme="minorEastAsia" w:cstheme="minorBidi"/>
            <w:smallCaps w:val="0"/>
            <w:noProof/>
            <w:sz w:val="24"/>
            <w:szCs w:val="24"/>
          </w:rPr>
          <w:tab/>
        </w:r>
        <w:r w:rsidR="0009693D" w:rsidRPr="00192856">
          <w:rPr>
            <w:rStyle w:val="Hyperlink"/>
            <w:noProof/>
          </w:rPr>
          <w:t>Component Specific Interface Requirements</w:t>
        </w:r>
        <w:r w:rsidR="0009693D">
          <w:rPr>
            <w:noProof/>
            <w:webHidden/>
          </w:rPr>
          <w:tab/>
        </w:r>
        <w:r w:rsidR="0009693D">
          <w:rPr>
            <w:noProof/>
            <w:webHidden/>
          </w:rPr>
          <w:fldChar w:fldCharType="begin"/>
        </w:r>
        <w:r w:rsidR="0009693D">
          <w:rPr>
            <w:noProof/>
            <w:webHidden/>
          </w:rPr>
          <w:instrText xml:space="preserve"> PAGEREF _Toc476656647 \h </w:instrText>
        </w:r>
        <w:r w:rsidR="0009693D">
          <w:rPr>
            <w:noProof/>
            <w:webHidden/>
          </w:rPr>
        </w:r>
        <w:r w:rsidR="0009693D">
          <w:rPr>
            <w:noProof/>
            <w:webHidden/>
          </w:rPr>
          <w:fldChar w:fldCharType="separate"/>
        </w:r>
        <w:r w:rsidR="0009693D">
          <w:rPr>
            <w:noProof/>
            <w:webHidden/>
          </w:rPr>
          <w:t>7</w:t>
        </w:r>
        <w:r w:rsidR="0009693D">
          <w:rPr>
            <w:noProof/>
            <w:webHidden/>
          </w:rPr>
          <w:fldChar w:fldCharType="end"/>
        </w:r>
      </w:hyperlink>
    </w:p>
    <w:p w14:paraId="351458F0" w14:textId="77777777" w:rsidR="0009693D" w:rsidRDefault="008759C4">
      <w:pPr>
        <w:pStyle w:val="TOC3"/>
        <w:rPr>
          <w:rFonts w:eastAsiaTheme="minorEastAsia" w:cstheme="minorBidi"/>
          <w:i w:val="0"/>
          <w:iCs w:val="0"/>
          <w:noProof/>
          <w:sz w:val="24"/>
          <w:szCs w:val="24"/>
        </w:rPr>
      </w:pPr>
      <w:hyperlink w:anchor="_Toc476656648" w:history="1">
        <w:r w:rsidR="0009693D" w:rsidRPr="00192856">
          <w:rPr>
            <w:rStyle w:val="Hyperlink"/>
            <w:noProof/>
          </w:rPr>
          <w:t>2.2.1</w:t>
        </w:r>
        <w:r w:rsidR="0009693D">
          <w:rPr>
            <w:rFonts w:eastAsiaTheme="minorEastAsia" w:cstheme="minorBidi"/>
            <w:i w:val="0"/>
            <w:iCs w:val="0"/>
            <w:noProof/>
            <w:sz w:val="24"/>
            <w:szCs w:val="24"/>
          </w:rPr>
          <w:tab/>
        </w:r>
        <w:r w:rsidR="0009693D" w:rsidRPr="00192856">
          <w:rPr>
            <w:rStyle w:val="Hyperlink"/>
            <w:noProof/>
          </w:rPr>
          <w:t>System Orchestrator Interface Requirements</w:t>
        </w:r>
        <w:r w:rsidR="0009693D">
          <w:rPr>
            <w:noProof/>
            <w:webHidden/>
          </w:rPr>
          <w:tab/>
        </w:r>
        <w:r w:rsidR="0009693D">
          <w:rPr>
            <w:noProof/>
            <w:webHidden/>
          </w:rPr>
          <w:fldChar w:fldCharType="begin"/>
        </w:r>
        <w:r w:rsidR="0009693D">
          <w:rPr>
            <w:noProof/>
            <w:webHidden/>
          </w:rPr>
          <w:instrText xml:space="preserve"> PAGEREF _Toc476656648 \h </w:instrText>
        </w:r>
        <w:r w:rsidR="0009693D">
          <w:rPr>
            <w:noProof/>
            <w:webHidden/>
          </w:rPr>
        </w:r>
        <w:r w:rsidR="0009693D">
          <w:rPr>
            <w:noProof/>
            <w:webHidden/>
          </w:rPr>
          <w:fldChar w:fldCharType="separate"/>
        </w:r>
        <w:r w:rsidR="0009693D">
          <w:rPr>
            <w:noProof/>
            <w:webHidden/>
          </w:rPr>
          <w:t>7</w:t>
        </w:r>
        <w:r w:rsidR="0009693D">
          <w:rPr>
            <w:noProof/>
            <w:webHidden/>
          </w:rPr>
          <w:fldChar w:fldCharType="end"/>
        </w:r>
      </w:hyperlink>
    </w:p>
    <w:p w14:paraId="68A4B624" w14:textId="77777777" w:rsidR="0009693D" w:rsidRDefault="008759C4">
      <w:pPr>
        <w:pStyle w:val="TOC3"/>
        <w:rPr>
          <w:rFonts w:eastAsiaTheme="minorEastAsia" w:cstheme="minorBidi"/>
          <w:i w:val="0"/>
          <w:iCs w:val="0"/>
          <w:noProof/>
          <w:sz w:val="24"/>
          <w:szCs w:val="24"/>
        </w:rPr>
      </w:pPr>
      <w:hyperlink w:anchor="_Toc476656649" w:history="1">
        <w:r w:rsidR="0009693D" w:rsidRPr="00192856">
          <w:rPr>
            <w:rStyle w:val="Hyperlink"/>
            <w:noProof/>
          </w:rPr>
          <w:t>2.2.2</w:t>
        </w:r>
        <w:r w:rsidR="0009693D">
          <w:rPr>
            <w:rFonts w:eastAsiaTheme="minorEastAsia" w:cstheme="minorBidi"/>
            <w:i w:val="0"/>
            <w:iCs w:val="0"/>
            <w:noProof/>
            <w:sz w:val="24"/>
            <w:szCs w:val="24"/>
          </w:rPr>
          <w:tab/>
        </w:r>
        <w:r w:rsidR="0009693D" w:rsidRPr="00192856">
          <w:rPr>
            <w:rStyle w:val="Hyperlink"/>
            <w:noProof/>
          </w:rPr>
          <w:t>Data Provider Interface Requirements</w:t>
        </w:r>
        <w:r w:rsidR="0009693D">
          <w:rPr>
            <w:noProof/>
            <w:webHidden/>
          </w:rPr>
          <w:tab/>
        </w:r>
        <w:r w:rsidR="0009693D">
          <w:rPr>
            <w:noProof/>
            <w:webHidden/>
          </w:rPr>
          <w:fldChar w:fldCharType="begin"/>
        </w:r>
        <w:r w:rsidR="0009693D">
          <w:rPr>
            <w:noProof/>
            <w:webHidden/>
          </w:rPr>
          <w:instrText xml:space="preserve"> PAGEREF _Toc476656649 \h </w:instrText>
        </w:r>
        <w:r w:rsidR="0009693D">
          <w:rPr>
            <w:noProof/>
            <w:webHidden/>
          </w:rPr>
        </w:r>
        <w:r w:rsidR="0009693D">
          <w:rPr>
            <w:noProof/>
            <w:webHidden/>
          </w:rPr>
          <w:fldChar w:fldCharType="separate"/>
        </w:r>
        <w:r w:rsidR="0009693D">
          <w:rPr>
            <w:noProof/>
            <w:webHidden/>
          </w:rPr>
          <w:t>7</w:t>
        </w:r>
        <w:r w:rsidR="0009693D">
          <w:rPr>
            <w:noProof/>
            <w:webHidden/>
          </w:rPr>
          <w:fldChar w:fldCharType="end"/>
        </w:r>
      </w:hyperlink>
    </w:p>
    <w:p w14:paraId="11EC83CF" w14:textId="77777777" w:rsidR="0009693D" w:rsidRDefault="008759C4">
      <w:pPr>
        <w:pStyle w:val="TOC3"/>
        <w:rPr>
          <w:rFonts w:eastAsiaTheme="minorEastAsia" w:cstheme="minorBidi"/>
          <w:i w:val="0"/>
          <w:iCs w:val="0"/>
          <w:noProof/>
          <w:sz w:val="24"/>
          <w:szCs w:val="24"/>
        </w:rPr>
      </w:pPr>
      <w:hyperlink w:anchor="_Toc476656650" w:history="1">
        <w:r w:rsidR="0009693D" w:rsidRPr="00192856">
          <w:rPr>
            <w:rStyle w:val="Hyperlink"/>
            <w:noProof/>
          </w:rPr>
          <w:t>2.2.3</w:t>
        </w:r>
        <w:r w:rsidR="0009693D">
          <w:rPr>
            <w:rFonts w:eastAsiaTheme="minorEastAsia" w:cstheme="minorBidi"/>
            <w:i w:val="0"/>
            <w:iCs w:val="0"/>
            <w:noProof/>
            <w:sz w:val="24"/>
            <w:szCs w:val="24"/>
          </w:rPr>
          <w:tab/>
        </w:r>
        <w:r w:rsidR="0009693D" w:rsidRPr="00192856">
          <w:rPr>
            <w:rStyle w:val="Hyperlink"/>
            <w:noProof/>
          </w:rPr>
          <w:t>Data Consumer Interface Requirements</w:t>
        </w:r>
        <w:r w:rsidR="0009693D">
          <w:rPr>
            <w:noProof/>
            <w:webHidden/>
          </w:rPr>
          <w:tab/>
        </w:r>
        <w:r w:rsidR="0009693D">
          <w:rPr>
            <w:noProof/>
            <w:webHidden/>
          </w:rPr>
          <w:fldChar w:fldCharType="begin"/>
        </w:r>
        <w:r w:rsidR="0009693D">
          <w:rPr>
            <w:noProof/>
            <w:webHidden/>
          </w:rPr>
          <w:instrText xml:space="preserve"> PAGEREF _Toc476656650 \h </w:instrText>
        </w:r>
        <w:r w:rsidR="0009693D">
          <w:rPr>
            <w:noProof/>
            <w:webHidden/>
          </w:rPr>
        </w:r>
        <w:r w:rsidR="0009693D">
          <w:rPr>
            <w:noProof/>
            <w:webHidden/>
          </w:rPr>
          <w:fldChar w:fldCharType="separate"/>
        </w:r>
        <w:r w:rsidR="0009693D">
          <w:rPr>
            <w:noProof/>
            <w:webHidden/>
          </w:rPr>
          <w:t>8</w:t>
        </w:r>
        <w:r w:rsidR="0009693D">
          <w:rPr>
            <w:noProof/>
            <w:webHidden/>
          </w:rPr>
          <w:fldChar w:fldCharType="end"/>
        </w:r>
      </w:hyperlink>
    </w:p>
    <w:p w14:paraId="398951EC" w14:textId="77777777" w:rsidR="0009693D" w:rsidRDefault="008759C4">
      <w:pPr>
        <w:pStyle w:val="TOC3"/>
        <w:rPr>
          <w:rFonts w:eastAsiaTheme="minorEastAsia" w:cstheme="minorBidi"/>
          <w:i w:val="0"/>
          <w:iCs w:val="0"/>
          <w:noProof/>
          <w:sz w:val="24"/>
          <w:szCs w:val="24"/>
        </w:rPr>
      </w:pPr>
      <w:hyperlink w:anchor="_Toc476656651" w:history="1">
        <w:r w:rsidR="0009693D" w:rsidRPr="00192856">
          <w:rPr>
            <w:rStyle w:val="Hyperlink"/>
            <w:noProof/>
          </w:rPr>
          <w:t>2.2.4</w:t>
        </w:r>
        <w:r w:rsidR="0009693D">
          <w:rPr>
            <w:rFonts w:eastAsiaTheme="minorEastAsia" w:cstheme="minorBidi"/>
            <w:i w:val="0"/>
            <w:iCs w:val="0"/>
            <w:noProof/>
            <w:sz w:val="24"/>
            <w:szCs w:val="24"/>
          </w:rPr>
          <w:tab/>
        </w:r>
        <w:r w:rsidR="0009693D" w:rsidRPr="00192856">
          <w:rPr>
            <w:rStyle w:val="Hyperlink"/>
            <w:noProof/>
          </w:rPr>
          <w:t>Big Data Application Interface Provider</w:t>
        </w:r>
        <w:r w:rsidR="0009693D">
          <w:rPr>
            <w:noProof/>
            <w:webHidden/>
          </w:rPr>
          <w:tab/>
        </w:r>
        <w:r w:rsidR="0009693D">
          <w:rPr>
            <w:noProof/>
            <w:webHidden/>
          </w:rPr>
          <w:fldChar w:fldCharType="begin"/>
        </w:r>
        <w:r w:rsidR="0009693D">
          <w:rPr>
            <w:noProof/>
            <w:webHidden/>
          </w:rPr>
          <w:instrText xml:space="preserve"> PAGEREF _Toc476656651 \h </w:instrText>
        </w:r>
        <w:r w:rsidR="0009693D">
          <w:rPr>
            <w:noProof/>
            <w:webHidden/>
          </w:rPr>
        </w:r>
        <w:r w:rsidR="0009693D">
          <w:rPr>
            <w:noProof/>
            <w:webHidden/>
          </w:rPr>
          <w:fldChar w:fldCharType="separate"/>
        </w:r>
        <w:r w:rsidR="0009693D">
          <w:rPr>
            <w:noProof/>
            <w:webHidden/>
          </w:rPr>
          <w:t>8</w:t>
        </w:r>
        <w:r w:rsidR="0009693D">
          <w:rPr>
            <w:noProof/>
            <w:webHidden/>
          </w:rPr>
          <w:fldChar w:fldCharType="end"/>
        </w:r>
      </w:hyperlink>
    </w:p>
    <w:p w14:paraId="6418ADA3" w14:textId="77777777" w:rsidR="0009693D" w:rsidRDefault="008759C4">
      <w:pPr>
        <w:pStyle w:val="TOC3"/>
        <w:rPr>
          <w:rFonts w:eastAsiaTheme="minorEastAsia" w:cstheme="minorBidi"/>
          <w:i w:val="0"/>
          <w:iCs w:val="0"/>
          <w:noProof/>
          <w:sz w:val="24"/>
          <w:szCs w:val="24"/>
        </w:rPr>
      </w:pPr>
      <w:hyperlink w:anchor="_Toc476656652" w:history="1">
        <w:r w:rsidR="0009693D" w:rsidRPr="00192856">
          <w:rPr>
            <w:rStyle w:val="Hyperlink"/>
            <w:noProof/>
          </w:rPr>
          <w:t>2.2.5</w:t>
        </w:r>
        <w:r w:rsidR="0009693D">
          <w:rPr>
            <w:rFonts w:eastAsiaTheme="minorEastAsia" w:cstheme="minorBidi"/>
            <w:i w:val="0"/>
            <w:iCs w:val="0"/>
            <w:noProof/>
            <w:sz w:val="24"/>
            <w:szCs w:val="24"/>
          </w:rPr>
          <w:tab/>
        </w:r>
        <w:r w:rsidR="0009693D" w:rsidRPr="00192856">
          <w:rPr>
            <w:rStyle w:val="Hyperlink"/>
            <w:noProof/>
          </w:rPr>
          <w:t>BD Application Provider to Framework Provider Interface</w:t>
        </w:r>
        <w:r w:rsidR="0009693D">
          <w:rPr>
            <w:noProof/>
            <w:webHidden/>
          </w:rPr>
          <w:tab/>
        </w:r>
        <w:r w:rsidR="0009693D">
          <w:rPr>
            <w:noProof/>
            <w:webHidden/>
          </w:rPr>
          <w:fldChar w:fldCharType="begin"/>
        </w:r>
        <w:r w:rsidR="0009693D">
          <w:rPr>
            <w:noProof/>
            <w:webHidden/>
          </w:rPr>
          <w:instrText xml:space="preserve"> PAGEREF _Toc476656652 \h </w:instrText>
        </w:r>
        <w:r w:rsidR="0009693D">
          <w:rPr>
            <w:noProof/>
            <w:webHidden/>
          </w:rPr>
        </w:r>
        <w:r w:rsidR="0009693D">
          <w:rPr>
            <w:noProof/>
            <w:webHidden/>
          </w:rPr>
          <w:fldChar w:fldCharType="separate"/>
        </w:r>
        <w:r w:rsidR="0009693D">
          <w:rPr>
            <w:noProof/>
            <w:webHidden/>
          </w:rPr>
          <w:t>10</w:t>
        </w:r>
        <w:r w:rsidR="0009693D">
          <w:rPr>
            <w:noProof/>
            <w:webHidden/>
          </w:rPr>
          <w:fldChar w:fldCharType="end"/>
        </w:r>
      </w:hyperlink>
    </w:p>
    <w:p w14:paraId="21CA3D6E" w14:textId="77777777" w:rsidR="0009693D" w:rsidRDefault="008759C4">
      <w:pPr>
        <w:pStyle w:val="TOC1"/>
        <w:rPr>
          <w:rFonts w:eastAsiaTheme="minorEastAsia" w:cstheme="minorBidi"/>
          <w:b w:val="0"/>
          <w:bCs w:val="0"/>
          <w:caps w:val="0"/>
          <w:noProof/>
          <w:sz w:val="24"/>
          <w:szCs w:val="24"/>
        </w:rPr>
      </w:pPr>
      <w:hyperlink w:anchor="_Toc476656653" w:history="1">
        <w:r w:rsidR="0009693D" w:rsidRPr="00192856">
          <w:rPr>
            <w:rStyle w:val="Hyperlink"/>
            <w:noProof/>
          </w:rPr>
          <w:t>3</w:t>
        </w:r>
        <w:r w:rsidR="0009693D">
          <w:rPr>
            <w:rFonts w:eastAsiaTheme="minorEastAsia" w:cstheme="minorBidi"/>
            <w:b w:val="0"/>
            <w:bCs w:val="0"/>
            <w:caps w:val="0"/>
            <w:noProof/>
            <w:sz w:val="24"/>
            <w:szCs w:val="24"/>
          </w:rPr>
          <w:tab/>
        </w:r>
        <w:r w:rsidR="0009693D" w:rsidRPr="00192856">
          <w:rPr>
            <w:rStyle w:val="Hyperlink"/>
            <w:noProof/>
          </w:rPr>
          <w:t>Interface Design and Approach</w:t>
        </w:r>
        <w:r w:rsidR="0009693D">
          <w:rPr>
            <w:noProof/>
            <w:webHidden/>
          </w:rPr>
          <w:tab/>
        </w:r>
        <w:r w:rsidR="0009693D">
          <w:rPr>
            <w:noProof/>
            <w:webHidden/>
          </w:rPr>
          <w:fldChar w:fldCharType="begin"/>
        </w:r>
        <w:r w:rsidR="0009693D">
          <w:rPr>
            <w:noProof/>
            <w:webHidden/>
          </w:rPr>
          <w:instrText xml:space="preserve"> PAGEREF _Toc476656653 \h </w:instrText>
        </w:r>
        <w:r w:rsidR="0009693D">
          <w:rPr>
            <w:noProof/>
            <w:webHidden/>
          </w:rPr>
        </w:r>
        <w:r w:rsidR="0009693D">
          <w:rPr>
            <w:noProof/>
            <w:webHidden/>
          </w:rPr>
          <w:fldChar w:fldCharType="separate"/>
        </w:r>
        <w:r w:rsidR="0009693D">
          <w:rPr>
            <w:noProof/>
            <w:webHidden/>
          </w:rPr>
          <w:t>10</w:t>
        </w:r>
        <w:r w:rsidR="0009693D">
          <w:rPr>
            <w:noProof/>
            <w:webHidden/>
          </w:rPr>
          <w:fldChar w:fldCharType="end"/>
        </w:r>
      </w:hyperlink>
    </w:p>
    <w:p w14:paraId="66A3580F" w14:textId="77777777" w:rsidR="0009693D" w:rsidRDefault="008759C4">
      <w:pPr>
        <w:pStyle w:val="TOC2"/>
        <w:rPr>
          <w:rFonts w:eastAsiaTheme="minorEastAsia" w:cstheme="minorBidi"/>
          <w:smallCaps w:val="0"/>
          <w:noProof/>
          <w:sz w:val="24"/>
          <w:szCs w:val="24"/>
        </w:rPr>
      </w:pPr>
      <w:hyperlink w:anchor="_Toc476656654" w:history="1">
        <w:r w:rsidR="0009693D" w:rsidRPr="00192856">
          <w:rPr>
            <w:rStyle w:val="Hyperlink"/>
            <w:noProof/>
          </w:rPr>
          <w:t>3.1</w:t>
        </w:r>
        <w:r w:rsidR="0009693D">
          <w:rPr>
            <w:rFonts w:eastAsiaTheme="minorEastAsia" w:cstheme="minorBidi"/>
            <w:smallCaps w:val="0"/>
            <w:noProof/>
            <w:sz w:val="24"/>
            <w:szCs w:val="24"/>
          </w:rPr>
          <w:tab/>
        </w:r>
        <w:r w:rsidR="0009693D" w:rsidRPr="00192856">
          <w:rPr>
            <w:rStyle w:val="Hyperlink"/>
            <w:noProof/>
          </w:rPr>
          <w:t>Design by Example</w:t>
        </w:r>
        <w:r w:rsidR="0009693D">
          <w:rPr>
            <w:noProof/>
            <w:webHidden/>
          </w:rPr>
          <w:tab/>
        </w:r>
        <w:r w:rsidR="0009693D">
          <w:rPr>
            <w:noProof/>
            <w:webHidden/>
          </w:rPr>
          <w:fldChar w:fldCharType="begin"/>
        </w:r>
        <w:r w:rsidR="0009693D">
          <w:rPr>
            <w:noProof/>
            <w:webHidden/>
          </w:rPr>
          <w:instrText xml:space="preserve"> PAGEREF _Toc476656654 \h </w:instrText>
        </w:r>
        <w:r w:rsidR="0009693D">
          <w:rPr>
            <w:noProof/>
            <w:webHidden/>
          </w:rPr>
        </w:r>
        <w:r w:rsidR="0009693D">
          <w:rPr>
            <w:noProof/>
            <w:webHidden/>
          </w:rPr>
          <w:fldChar w:fldCharType="separate"/>
        </w:r>
        <w:r w:rsidR="0009693D">
          <w:rPr>
            <w:noProof/>
            <w:webHidden/>
          </w:rPr>
          <w:t>10</w:t>
        </w:r>
        <w:r w:rsidR="0009693D">
          <w:rPr>
            <w:noProof/>
            <w:webHidden/>
          </w:rPr>
          <w:fldChar w:fldCharType="end"/>
        </w:r>
      </w:hyperlink>
    </w:p>
    <w:p w14:paraId="23763302" w14:textId="77777777" w:rsidR="0009693D" w:rsidRDefault="008759C4">
      <w:pPr>
        <w:pStyle w:val="TOC2"/>
        <w:rPr>
          <w:rFonts w:eastAsiaTheme="minorEastAsia" w:cstheme="minorBidi"/>
          <w:smallCaps w:val="0"/>
          <w:noProof/>
          <w:sz w:val="24"/>
          <w:szCs w:val="24"/>
        </w:rPr>
      </w:pPr>
      <w:hyperlink w:anchor="_Toc476656655" w:history="1">
        <w:r w:rsidR="0009693D" w:rsidRPr="00192856">
          <w:rPr>
            <w:rStyle w:val="Hyperlink"/>
            <w:noProof/>
          </w:rPr>
          <w:t>3.2</w:t>
        </w:r>
        <w:r w:rsidR="0009693D">
          <w:rPr>
            <w:rFonts w:eastAsiaTheme="minorEastAsia" w:cstheme="minorBidi"/>
            <w:smallCaps w:val="0"/>
            <w:noProof/>
            <w:sz w:val="24"/>
            <w:szCs w:val="24"/>
          </w:rPr>
          <w:tab/>
        </w:r>
        <w:r w:rsidR="0009693D" w:rsidRPr="00192856">
          <w:rPr>
            <w:rStyle w:val="Hyperlink"/>
            <w:noProof/>
          </w:rPr>
          <w:t>Interface Compliancy</w:t>
        </w:r>
        <w:r w:rsidR="0009693D">
          <w:rPr>
            <w:noProof/>
            <w:webHidden/>
          </w:rPr>
          <w:tab/>
        </w:r>
        <w:r w:rsidR="0009693D">
          <w:rPr>
            <w:noProof/>
            <w:webHidden/>
          </w:rPr>
          <w:fldChar w:fldCharType="begin"/>
        </w:r>
        <w:r w:rsidR="0009693D">
          <w:rPr>
            <w:noProof/>
            <w:webHidden/>
          </w:rPr>
          <w:instrText xml:space="preserve"> PAGEREF _Toc476656655 \h </w:instrText>
        </w:r>
        <w:r w:rsidR="0009693D">
          <w:rPr>
            <w:noProof/>
            <w:webHidden/>
          </w:rPr>
        </w:r>
        <w:r w:rsidR="0009693D">
          <w:rPr>
            <w:noProof/>
            <w:webHidden/>
          </w:rPr>
          <w:fldChar w:fldCharType="separate"/>
        </w:r>
        <w:r w:rsidR="0009693D">
          <w:rPr>
            <w:noProof/>
            <w:webHidden/>
          </w:rPr>
          <w:t>11</w:t>
        </w:r>
        <w:r w:rsidR="0009693D">
          <w:rPr>
            <w:noProof/>
            <w:webHidden/>
          </w:rPr>
          <w:fldChar w:fldCharType="end"/>
        </w:r>
      </w:hyperlink>
    </w:p>
    <w:p w14:paraId="088F9B5D" w14:textId="77777777" w:rsidR="0009693D" w:rsidRDefault="008759C4">
      <w:pPr>
        <w:pStyle w:val="TOC2"/>
        <w:rPr>
          <w:rFonts w:eastAsiaTheme="minorEastAsia" w:cstheme="minorBidi"/>
          <w:smallCaps w:val="0"/>
          <w:noProof/>
          <w:sz w:val="24"/>
          <w:szCs w:val="24"/>
        </w:rPr>
      </w:pPr>
      <w:hyperlink w:anchor="_Toc476656656" w:history="1">
        <w:r w:rsidR="0009693D" w:rsidRPr="00192856">
          <w:rPr>
            <w:rStyle w:val="Hyperlink"/>
            <w:noProof/>
          </w:rPr>
          <w:t>3.3</w:t>
        </w:r>
        <w:r w:rsidR="0009693D">
          <w:rPr>
            <w:rFonts w:eastAsiaTheme="minorEastAsia" w:cstheme="minorBidi"/>
            <w:smallCaps w:val="0"/>
            <w:noProof/>
            <w:sz w:val="24"/>
            <w:szCs w:val="24"/>
          </w:rPr>
          <w:tab/>
        </w:r>
        <w:r w:rsidR="0009693D" w:rsidRPr="00192856">
          <w:rPr>
            <w:rStyle w:val="Hyperlink"/>
            <w:noProof/>
          </w:rPr>
          <w:t>Interface Definition</w:t>
        </w:r>
        <w:r w:rsidR="0009693D">
          <w:rPr>
            <w:noProof/>
            <w:webHidden/>
          </w:rPr>
          <w:tab/>
        </w:r>
        <w:r w:rsidR="0009693D">
          <w:rPr>
            <w:noProof/>
            <w:webHidden/>
          </w:rPr>
          <w:fldChar w:fldCharType="begin"/>
        </w:r>
        <w:r w:rsidR="0009693D">
          <w:rPr>
            <w:noProof/>
            <w:webHidden/>
          </w:rPr>
          <w:instrText xml:space="preserve"> PAGEREF _Toc476656656 \h </w:instrText>
        </w:r>
        <w:r w:rsidR="0009693D">
          <w:rPr>
            <w:noProof/>
            <w:webHidden/>
          </w:rPr>
        </w:r>
        <w:r w:rsidR="0009693D">
          <w:rPr>
            <w:noProof/>
            <w:webHidden/>
          </w:rPr>
          <w:fldChar w:fldCharType="separate"/>
        </w:r>
        <w:r w:rsidR="0009693D">
          <w:rPr>
            <w:noProof/>
            <w:webHidden/>
          </w:rPr>
          <w:t>11</w:t>
        </w:r>
        <w:r w:rsidR="0009693D">
          <w:rPr>
            <w:noProof/>
            <w:webHidden/>
          </w:rPr>
          <w:fldChar w:fldCharType="end"/>
        </w:r>
      </w:hyperlink>
    </w:p>
    <w:p w14:paraId="0847E4C7" w14:textId="77777777" w:rsidR="0009693D" w:rsidRDefault="008759C4">
      <w:pPr>
        <w:pStyle w:val="TOC1"/>
        <w:rPr>
          <w:rFonts w:eastAsiaTheme="minorEastAsia" w:cstheme="minorBidi"/>
          <w:b w:val="0"/>
          <w:bCs w:val="0"/>
          <w:caps w:val="0"/>
          <w:noProof/>
          <w:sz w:val="24"/>
          <w:szCs w:val="24"/>
        </w:rPr>
      </w:pPr>
      <w:hyperlink w:anchor="_Toc476656657" w:history="1">
        <w:r w:rsidR="0009693D" w:rsidRPr="00192856">
          <w:rPr>
            <w:rStyle w:val="Hyperlink"/>
            <w:noProof/>
          </w:rPr>
          <w:t>4</w:t>
        </w:r>
        <w:r w:rsidR="0009693D">
          <w:rPr>
            <w:rFonts w:eastAsiaTheme="minorEastAsia" w:cstheme="minorBidi"/>
            <w:b w:val="0"/>
            <w:bCs w:val="0"/>
            <w:caps w:val="0"/>
            <w:noProof/>
            <w:sz w:val="24"/>
            <w:szCs w:val="24"/>
          </w:rPr>
          <w:tab/>
        </w:r>
        <w:r w:rsidR="0009693D" w:rsidRPr="00192856">
          <w:rPr>
            <w:rStyle w:val="Hyperlink"/>
            <w:noProof/>
          </w:rPr>
          <w:t>Interface Specifications</w:t>
        </w:r>
        <w:r w:rsidR="0009693D">
          <w:rPr>
            <w:noProof/>
            <w:webHidden/>
          </w:rPr>
          <w:tab/>
        </w:r>
        <w:r w:rsidR="0009693D">
          <w:rPr>
            <w:noProof/>
            <w:webHidden/>
          </w:rPr>
          <w:fldChar w:fldCharType="begin"/>
        </w:r>
        <w:r w:rsidR="0009693D">
          <w:rPr>
            <w:noProof/>
            <w:webHidden/>
          </w:rPr>
          <w:instrText xml:space="preserve"> PAGEREF _Toc476656657 \h </w:instrText>
        </w:r>
        <w:r w:rsidR="0009693D">
          <w:rPr>
            <w:noProof/>
            <w:webHidden/>
          </w:rPr>
        </w:r>
        <w:r w:rsidR="0009693D">
          <w:rPr>
            <w:noProof/>
            <w:webHidden/>
          </w:rPr>
          <w:fldChar w:fldCharType="separate"/>
        </w:r>
        <w:r w:rsidR="0009693D">
          <w:rPr>
            <w:noProof/>
            <w:webHidden/>
          </w:rPr>
          <w:t>11</w:t>
        </w:r>
        <w:r w:rsidR="0009693D">
          <w:rPr>
            <w:noProof/>
            <w:webHidden/>
          </w:rPr>
          <w:fldChar w:fldCharType="end"/>
        </w:r>
      </w:hyperlink>
    </w:p>
    <w:p w14:paraId="49205D4A" w14:textId="77777777" w:rsidR="0009693D" w:rsidRDefault="008759C4">
      <w:pPr>
        <w:pStyle w:val="TOC2"/>
        <w:rPr>
          <w:rFonts w:eastAsiaTheme="minorEastAsia" w:cstheme="minorBidi"/>
          <w:smallCaps w:val="0"/>
          <w:noProof/>
          <w:sz w:val="24"/>
          <w:szCs w:val="24"/>
        </w:rPr>
      </w:pPr>
      <w:hyperlink w:anchor="_Toc476656658" w:history="1">
        <w:r w:rsidR="0009693D" w:rsidRPr="00192856">
          <w:rPr>
            <w:rStyle w:val="Hyperlink"/>
            <w:noProof/>
          </w:rPr>
          <w:t>4.1</w:t>
        </w:r>
        <w:r w:rsidR="0009693D">
          <w:rPr>
            <w:rFonts w:eastAsiaTheme="minorEastAsia" w:cstheme="minorBidi"/>
            <w:smallCaps w:val="0"/>
            <w:noProof/>
            <w:sz w:val="24"/>
            <w:szCs w:val="24"/>
          </w:rPr>
          <w:tab/>
        </w:r>
        <w:r w:rsidR="0009693D" w:rsidRPr="00192856">
          <w:rPr>
            <w:rStyle w:val="Hyperlink"/>
            <w:noProof/>
          </w:rPr>
          <w:t>System Orchestrator Interfaces</w:t>
        </w:r>
        <w:r w:rsidR="0009693D">
          <w:rPr>
            <w:noProof/>
            <w:webHidden/>
          </w:rPr>
          <w:tab/>
        </w:r>
        <w:r w:rsidR="0009693D">
          <w:rPr>
            <w:noProof/>
            <w:webHidden/>
          </w:rPr>
          <w:fldChar w:fldCharType="begin"/>
        </w:r>
        <w:r w:rsidR="0009693D">
          <w:rPr>
            <w:noProof/>
            <w:webHidden/>
          </w:rPr>
          <w:instrText xml:space="preserve"> PAGEREF _Toc476656658 \h </w:instrText>
        </w:r>
        <w:r w:rsidR="0009693D">
          <w:rPr>
            <w:noProof/>
            <w:webHidden/>
          </w:rPr>
        </w:r>
        <w:r w:rsidR="0009693D">
          <w:rPr>
            <w:noProof/>
            <w:webHidden/>
          </w:rPr>
          <w:fldChar w:fldCharType="separate"/>
        </w:r>
        <w:r w:rsidR="0009693D">
          <w:rPr>
            <w:noProof/>
            <w:webHidden/>
          </w:rPr>
          <w:t>12</w:t>
        </w:r>
        <w:r w:rsidR="0009693D">
          <w:rPr>
            <w:noProof/>
            <w:webHidden/>
          </w:rPr>
          <w:fldChar w:fldCharType="end"/>
        </w:r>
      </w:hyperlink>
    </w:p>
    <w:p w14:paraId="79A7C628" w14:textId="77777777" w:rsidR="0009693D" w:rsidRDefault="008759C4">
      <w:pPr>
        <w:pStyle w:val="TOC2"/>
        <w:rPr>
          <w:rFonts w:eastAsiaTheme="minorEastAsia" w:cstheme="minorBidi"/>
          <w:smallCaps w:val="0"/>
          <w:noProof/>
          <w:sz w:val="24"/>
          <w:szCs w:val="24"/>
        </w:rPr>
      </w:pPr>
      <w:hyperlink w:anchor="_Toc476656659" w:history="1">
        <w:r w:rsidR="0009693D" w:rsidRPr="00192856">
          <w:rPr>
            <w:rStyle w:val="Hyperlink"/>
            <w:noProof/>
          </w:rPr>
          <w:t>4.2</w:t>
        </w:r>
        <w:r w:rsidR="0009693D">
          <w:rPr>
            <w:rFonts w:eastAsiaTheme="minorEastAsia" w:cstheme="minorBidi"/>
            <w:smallCaps w:val="0"/>
            <w:noProof/>
            <w:sz w:val="24"/>
            <w:szCs w:val="24"/>
          </w:rPr>
          <w:tab/>
        </w:r>
        <w:r w:rsidR="0009693D" w:rsidRPr="00192856">
          <w:rPr>
            <w:rStyle w:val="Hyperlink"/>
            <w:noProof/>
          </w:rPr>
          <w:t>Data Provider Interfaces</w:t>
        </w:r>
        <w:r w:rsidR="0009693D">
          <w:rPr>
            <w:noProof/>
            <w:webHidden/>
          </w:rPr>
          <w:tab/>
        </w:r>
        <w:r w:rsidR="0009693D">
          <w:rPr>
            <w:noProof/>
            <w:webHidden/>
          </w:rPr>
          <w:fldChar w:fldCharType="begin"/>
        </w:r>
        <w:r w:rsidR="0009693D">
          <w:rPr>
            <w:noProof/>
            <w:webHidden/>
          </w:rPr>
          <w:instrText xml:space="preserve"> PAGEREF _Toc476656659 \h </w:instrText>
        </w:r>
        <w:r w:rsidR="0009693D">
          <w:rPr>
            <w:noProof/>
            <w:webHidden/>
          </w:rPr>
        </w:r>
        <w:r w:rsidR="0009693D">
          <w:rPr>
            <w:noProof/>
            <w:webHidden/>
          </w:rPr>
          <w:fldChar w:fldCharType="separate"/>
        </w:r>
        <w:r w:rsidR="0009693D">
          <w:rPr>
            <w:noProof/>
            <w:webHidden/>
          </w:rPr>
          <w:t>12</w:t>
        </w:r>
        <w:r w:rsidR="0009693D">
          <w:rPr>
            <w:noProof/>
            <w:webHidden/>
          </w:rPr>
          <w:fldChar w:fldCharType="end"/>
        </w:r>
      </w:hyperlink>
    </w:p>
    <w:p w14:paraId="3469EA69" w14:textId="77777777" w:rsidR="0009693D" w:rsidRDefault="008759C4">
      <w:pPr>
        <w:pStyle w:val="TOC3"/>
        <w:rPr>
          <w:rFonts w:eastAsiaTheme="minorEastAsia" w:cstheme="minorBidi"/>
          <w:i w:val="0"/>
          <w:iCs w:val="0"/>
          <w:noProof/>
          <w:sz w:val="24"/>
          <w:szCs w:val="24"/>
        </w:rPr>
      </w:pPr>
      <w:hyperlink w:anchor="_Toc476656660" w:history="1">
        <w:r w:rsidR="0009693D" w:rsidRPr="00192856">
          <w:rPr>
            <w:rStyle w:val="Hyperlink"/>
            <w:noProof/>
          </w:rPr>
          <w:t>4.2.1</w:t>
        </w:r>
        <w:r w:rsidR="0009693D">
          <w:rPr>
            <w:rFonts w:eastAsiaTheme="minorEastAsia" w:cstheme="minorBidi"/>
            <w:i w:val="0"/>
            <w:iCs w:val="0"/>
            <w:noProof/>
            <w:sz w:val="24"/>
            <w:szCs w:val="24"/>
          </w:rPr>
          <w:tab/>
        </w:r>
        <w:r w:rsidR="0009693D" w:rsidRPr="00192856">
          <w:rPr>
            <w:rStyle w:val="Hyperlink"/>
            <w:noProof/>
          </w:rPr>
          <w:t>Definition Examples</w:t>
        </w:r>
        <w:r w:rsidR="0009693D">
          <w:rPr>
            <w:noProof/>
            <w:webHidden/>
          </w:rPr>
          <w:tab/>
        </w:r>
        <w:r w:rsidR="0009693D">
          <w:rPr>
            <w:noProof/>
            <w:webHidden/>
          </w:rPr>
          <w:fldChar w:fldCharType="begin"/>
        </w:r>
        <w:r w:rsidR="0009693D">
          <w:rPr>
            <w:noProof/>
            <w:webHidden/>
          </w:rPr>
          <w:instrText xml:space="preserve"> PAGEREF _Toc476656660 \h </w:instrText>
        </w:r>
        <w:r w:rsidR="0009693D">
          <w:rPr>
            <w:noProof/>
            <w:webHidden/>
          </w:rPr>
        </w:r>
        <w:r w:rsidR="0009693D">
          <w:rPr>
            <w:noProof/>
            <w:webHidden/>
          </w:rPr>
          <w:fldChar w:fldCharType="separate"/>
        </w:r>
        <w:r w:rsidR="0009693D">
          <w:rPr>
            <w:noProof/>
            <w:webHidden/>
          </w:rPr>
          <w:t>13</w:t>
        </w:r>
        <w:r w:rsidR="0009693D">
          <w:rPr>
            <w:noProof/>
            <w:webHidden/>
          </w:rPr>
          <w:fldChar w:fldCharType="end"/>
        </w:r>
      </w:hyperlink>
    </w:p>
    <w:p w14:paraId="5E529DFA" w14:textId="77777777" w:rsidR="0009693D" w:rsidRDefault="008759C4">
      <w:pPr>
        <w:pStyle w:val="TOC2"/>
        <w:rPr>
          <w:rFonts w:eastAsiaTheme="minorEastAsia" w:cstheme="minorBidi"/>
          <w:smallCaps w:val="0"/>
          <w:noProof/>
          <w:sz w:val="24"/>
          <w:szCs w:val="24"/>
        </w:rPr>
      </w:pPr>
      <w:hyperlink w:anchor="_Toc476656661" w:history="1">
        <w:r w:rsidR="0009693D" w:rsidRPr="00192856">
          <w:rPr>
            <w:rStyle w:val="Hyperlink"/>
            <w:noProof/>
          </w:rPr>
          <w:t>4.3</w:t>
        </w:r>
        <w:r w:rsidR="0009693D">
          <w:rPr>
            <w:rFonts w:eastAsiaTheme="minorEastAsia" w:cstheme="minorBidi"/>
            <w:smallCaps w:val="0"/>
            <w:noProof/>
            <w:sz w:val="24"/>
            <w:szCs w:val="24"/>
          </w:rPr>
          <w:tab/>
        </w:r>
        <w:r w:rsidR="0009693D" w:rsidRPr="00192856">
          <w:rPr>
            <w:rStyle w:val="Hyperlink"/>
            <w:noProof/>
          </w:rPr>
          <w:t>Data Consumer Interfaces</w:t>
        </w:r>
        <w:r w:rsidR="0009693D">
          <w:rPr>
            <w:noProof/>
            <w:webHidden/>
          </w:rPr>
          <w:tab/>
        </w:r>
        <w:r w:rsidR="0009693D">
          <w:rPr>
            <w:noProof/>
            <w:webHidden/>
          </w:rPr>
          <w:fldChar w:fldCharType="begin"/>
        </w:r>
        <w:r w:rsidR="0009693D">
          <w:rPr>
            <w:noProof/>
            <w:webHidden/>
          </w:rPr>
          <w:instrText xml:space="preserve"> PAGEREF _Toc476656661 \h </w:instrText>
        </w:r>
        <w:r w:rsidR="0009693D">
          <w:rPr>
            <w:noProof/>
            <w:webHidden/>
          </w:rPr>
        </w:r>
        <w:r w:rsidR="0009693D">
          <w:rPr>
            <w:noProof/>
            <w:webHidden/>
          </w:rPr>
          <w:fldChar w:fldCharType="separate"/>
        </w:r>
        <w:r w:rsidR="0009693D">
          <w:rPr>
            <w:noProof/>
            <w:webHidden/>
          </w:rPr>
          <w:t>14</w:t>
        </w:r>
        <w:r w:rsidR="0009693D">
          <w:rPr>
            <w:noProof/>
            <w:webHidden/>
          </w:rPr>
          <w:fldChar w:fldCharType="end"/>
        </w:r>
      </w:hyperlink>
    </w:p>
    <w:p w14:paraId="228365E0" w14:textId="77777777" w:rsidR="0009693D" w:rsidRDefault="008759C4">
      <w:pPr>
        <w:pStyle w:val="TOC2"/>
        <w:rPr>
          <w:rFonts w:eastAsiaTheme="minorEastAsia" w:cstheme="minorBidi"/>
          <w:smallCaps w:val="0"/>
          <w:noProof/>
          <w:sz w:val="24"/>
          <w:szCs w:val="24"/>
        </w:rPr>
      </w:pPr>
      <w:hyperlink w:anchor="_Toc476656662" w:history="1">
        <w:r w:rsidR="0009693D" w:rsidRPr="00192856">
          <w:rPr>
            <w:rStyle w:val="Hyperlink"/>
            <w:noProof/>
          </w:rPr>
          <w:t>4.4</w:t>
        </w:r>
        <w:r w:rsidR="0009693D">
          <w:rPr>
            <w:rFonts w:eastAsiaTheme="minorEastAsia" w:cstheme="minorBidi"/>
            <w:smallCaps w:val="0"/>
            <w:noProof/>
            <w:sz w:val="24"/>
            <w:szCs w:val="24"/>
          </w:rPr>
          <w:tab/>
        </w:r>
        <w:r w:rsidR="0009693D" w:rsidRPr="00192856">
          <w:rPr>
            <w:rStyle w:val="Hyperlink"/>
            <w:noProof/>
          </w:rPr>
          <w:t>Big Data Application Provider Interfaces</w:t>
        </w:r>
        <w:r w:rsidR="0009693D">
          <w:rPr>
            <w:noProof/>
            <w:webHidden/>
          </w:rPr>
          <w:tab/>
        </w:r>
        <w:r w:rsidR="0009693D">
          <w:rPr>
            <w:noProof/>
            <w:webHidden/>
          </w:rPr>
          <w:fldChar w:fldCharType="begin"/>
        </w:r>
        <w:r w:rsidR="0009693D">
          <w:rPr>
            <w:noProof/>
            <w:webHidden/>
          </w:rPr>
          <w:instrText xml:space="preserve"> PAGEREF _Toc476656662 \h </w:instrText>
        </w:r>
        <w:r w:rsidR="0009693D">
          <w:rPr>
            <w:noProof/>
            <w:webHidden/>
          </w:rPr>
        </w:r>
        <w:r w:rsidR="0009693D">
          <w:rPr>
            <w:noProof/>
            <w:webHidden/>
          </w:rPr>
          <w:fldChar w:fldCharType="separate"/>
        </w:r>
        <w:r w:rsidR="0009693D">
          <w:rPr>
            <w:noProof/>
            <w:webHidden/>
          </w:rPr>
          <w:t>14</w:t>
        </w:r>
        <w:r w:rsidR="0009693D">
          <w:rPr>
            <w:noProof/>
            <w:webHidden/>
          </w:rPr>
          <w:fldChar w:fldCharType="end"/>
        </w:r>
      </w:hyperlink>
    </w:p>
    <w:p w14:paraId="25E804FD" w14:textId="77777777" w:rsidR="0009693D" w:rsidRDefault="008759C4">
      <w:pPr>
        <w:pStyle w:val="TOC3"/>
        <w:rPr>
          <w:rFonts w:eastAsiaTheme="minorEastAsia" w:cstheme="minorBidi"/>
          <w:i w:val="0"/>
          <w:iCs w:val="0"/>
          <w:noProof/>
          <w:sz w:val="24"/>
          <w:szCs w:val="24"/>
        </w:rPr>
      </w:pPr>
      <w:hyperlink w:anchor="_Toc476656663" w:history="1">
        <w:r w:rsidR="0009693D" w:rsidRPr="00192856">
          <w:rPr>
            <w:rStyle w:val="Hyperlink"/>
            <w:noProof/>
          </w:rPr>
          <w:t>4.4.1</w:t>
        </w:r>
        <w:r w:rsidR="0009693D">
          <w:rPr>
            <w:rFonts w:eastAsiaTheme="minorEastAsia" w:cstheme="minorBidi"/>
            <w:i w:val="0"/>
            <w:iCs w:val="0"/>
            <w:noProof/>
            <w:sz w:val="24"/>
            <w:szCs w:val="24"/>
          </w:rPr>
          <w:tab/>
        </w:r>
        <w:r w:rsidR="0009693D" w:rsidRPr="00192856">
          <w:rPr>
            <w:rStyle w:val="Hyperlink"/>
            <w:noProof/>
          </w:rPr>
          <w:t>Provisioning: Computing and Analytics Interfaces</w:t>
        </w:r>
        <w:r w:rsidR="0009693D">
          <w:rPr>
            <w:noProof/>
            <w:webHidden/>
          </w:rPr>
          <w:tab/>
        </w:r>
        <w:r w:rsidR="0009693D">
          <w:rPr>
            <w:noProof/>
            <w:webHidden/>
          </w:rPr>
          <w:fldChar w:fldCharType="begin"/>
        </w:r>
        <w:r w:rsidR="0009693D">
          <w:rPr>
            <w:noProof/>
            <w:webHidden/>
          </w:rPr>
          <w:instrText xml:space="preserve"> PAGEREF _Toc476656663 \h </w:instrText>
        </w:r>
        <w:r w:rsidR="0009693D">
          <w:rPr>
            <w:noProof/>
            <w:webHidden/>
          </w:rPr>
        </w:r>
        <w:r w:rsidR="0009693D">
          <w:rPr>
            <w:noProof/>
            <w:webHidden/>
          </w:rPr>
          <w:fldChar w:fldCharType="separate"/>
        </w:r>
        <w:r w:rsidR="0009693D">
          <w:rPr>
            <w:noProof/>
            <w:webHidden/>
          </w:rPr>
          <w:t>14</w:t>
        </w:r>
        <w:r w:rsidR="0009693D">
          <w:rPr>
            <w:noProof/>
            <w:webHidden/>
          </w:rPr>
          <w:fldChar w:fldCharType="end"/>
        </w:r>
      </w:hyperlink>
    </w:p>
    <w:p w14:paraId="511423BE" w14:textId="77777777" w:rsidR="0009693D" w:rsidRDefault="008759C4">
      <w:pPr>
        <w:pStyle w:val="TOC3"/>
        <w:rPr>
          <w:rFonts w:eastAsiaTheme="minorEastAsia" w:cstheme="minorBidi"/>
          <w:i w:val="0"/>
          <w:iCs w:val="0"/>
          <w:noProof/>
          <w:sz w:val="24"/>
          <w:szCs w:val="24"/>
        </w:rPr>
      </w:pPr>
      <w:hyperlink w:anchor="_Toc476656664" w:history="1">
        <w:r w:rsidR="0009693D" w:rsidRPr="00192856">
          <w:rPr>
            <w:rStyle w:val="Hyperlink"/>
            <w:noProof/>
          </w:rPr>
          <w:t>4.4.2</w:t>
        </w:r>
        <w:r w:rsidR="0009693D">
          <w:rPr>
            <w:rFonts w:eastAsiaTheme="minorEastAsia" w:cstheme="minorBidi"/>
            <w:i w:val="0"/>
            <w:iCs w:val="0"/>
            <w:noProof/>
            <w:sz w:val="24"/>
            <w:szCs w:val="24"/>
          </w:rPr>
          <w:tab/>
        </w:r>
        <w:r w:rsidR="0009693D" w:rsidRPr="00192856">
          <w:rPr>
            <w:rStyle w:val="Hyperlink"/>
            <w:noProof/>
          </w:rPr>
          <w:t>Platform: Data Organization and Distribution Interfaces</w:t>
        </w:r>
        <w:r w:rsidR="0009693D">
          <w:rPr>
            <w:noProof/>
            <w:webHidden/>
          </w:rPr>
          <w:tab/>
        </w:r>
        <w:r w:rsidR="0009693D">
          <w:rPr>
            <w:noProof/>
            <w:webHidden/>
          </w:rPr>
          <w:fldChar w:fldCharType="begin"/>
        </w:r>
        <w:r w:rsidR="0009693D">
          <w:rPr>
            <w:noProof/>
            <w:webHidden/>
          </w:rPr>
          <w:instrText xml:space="preserve"> PAGEREF _Toc476656664 \h </w:instrText>
        </w:r>
        <w:r w:rsidR="0009693D">
          <w:rPr>
            <w:noProof/>
            <w:webHidden/>
          </w:rPr>
        </w:r>
        <w:r w:rsidR="0009693D">
          <w:rPr>
            <w:noProof/>
            <w:webHidden/>
          </w:rPr>
          <w:fldChar w:fldCharType="separate"/>
        </w:r>
        <w:r w:rsidR="0009693D">
          <w:rPr>
            <w:noProof/>
            <w:webHidden/>
          </w:rPr>
          <w:t>14</w:t>
        </w:r>
        <w:r w:rsidR="0009693D">
          <w:rPr>
            <w:noProof/>
            <w:webHidden/>
          </w:rPr>
          <w:fldChar w:fldCharType="end"/>
        </w:r>
      </w:hyperlink>
    </w:p>
    <w:p w14:paraId="0CAC14F5" w14:textId="77777777" w:rsidR="0009693D" w:rsidRDefault="008759C4">
      <w:pPr>
        <w:pStyle w:val="TOC3"/>
        <w:rPr>
          <w:rFonts w:eastAsiaTheme="minorEastAsia" w:cstheme="minorBidi"/>
          <w:i w:val="0"/>
          <w:iCs w:val="0"/>
          <w:noProof/>
          <w:sz w:val="24"/>
          <w:szCs w:val="24"/>
        </w:rPr>
      </w:pPr>
      <w:hyperlink w:anchor="_Toc476656665" w:history="1">
        <w:r w:rsidR="0009693D" w:rsidRPr="00192856">
          <w:rPr>
            <w:rStyle w:val="Hyperlink"/>
            <w:noProof/>
          </w:rPr>
          <w:t>4.4.3</w:t>
        </w:r>
        <w:r w:rsidR="0009693D">
          <w:rPr>
            <w:rFonts w:eastAsiaTheme="minorEastAsia" w:cstheme="minorBidi"/>
            <w:i w:val="0"/>
            <w:iCs w:val="0"/>
            <w:noProof/>
            <w:sz w:val="24"/>
            <w:szCs w:val="24"/>
          </w:rPr>
          <w:tab/>
        </w:r>
        <w:r w:rsidR="0009693D" w:rsidRPr="00192856">
          <w:rPr>
            <w:rStyle w:val="Hyperlink"/>
            <w:noProof/>
          </w:rPr>
          <w:t>Infrastructure: Networking, Computing, and Storage</w:t>
        </w:r>
        <w:r w:rsidR="0009693D">
          <w:rPr>
            <w:noProof/>
            <w:webHidden/>
          </w:rPr>
          <w:tab/>
        </w:r>
        <w:r w:rsidR="0009693D">
          <w:rPr>
            <w:noProof/>
            <w:webHidden/>
          </w:rPr>
          <w:fldChar w:fldCharType="begin"/>
        </w:r>
        <w:r w:rsidR="0009693D">
          <w:rPr>
            <w:noProof/>
            <w:webHidden/>
          </w:rPr>
          <w:instrText xml:space="preserve"> PAGEREF _Toc476656665 \h </w:instrText>
        </w:r>
        <w:r w:rsidR="0009693D">
          <w:rPr>
            <w:noProof/>
            <w:webHidden/>
          </w:rPr>
        </w:r>
        <w:r w:rsidR="0009693D">
          <w:rPr>
            <w:noProof/>
            <w:webHidden/>
          </w:rPr>
          <w:fldChar w:fldCharType="separate"/>
        </w:r>
        <w:r w:rsidR="0009693D">
          <w:rPr>
            <w:noProof/>
            <w:webHidden/>
          </w:rPr>
          <w:t>14</w:t>
        </w:r>
        <w:r w:rsidR="0009693D">
          <w:rPr>
            <w:noProof/>
            <w:webHidden/>
          </w:rPr>
          <w:fldChar w:fldCharType="end"/>
        </w:r>
      </w:hyperlink>
    </w:p>
    <w:p w14:paraId="40ACA1D1" w14:textId="77777777" w:rsidR="0009693D" w:rsidRDefault="008759C4">
      <w:pPr>
        <w:pStyle w:val="TOC3"/>
        <w:rPr>
          <w:rFonts w:eastAsiaTheme="minorEastAsia" w:cstheme="minorBidi"/>
          <w:i w:val="0"/>
          <w:iCs w:val="0"/>
          <w:noProof/>
          <w:sz w:val="24"/>
          <w:szCs w:val="24"/>
        </w:rPr>
      </w:pPr>
      <w:hyperlink w:anchor="_Toc476656666" w:history="1">
        <w:r w:rsidR="0009693D" w:rsidRPr="00192856">
          <w:rPr>
            <w:rStyle w:val="Hyperlink"/>
            <w:noProof/>
          </w:rPr>
          <w:t>4.4.4</w:t>
        </w:r>
        <w:r w:rsidR="0009693D">
          <w:rPr>
            <w:rFonts w:eastAsiaTheme="minorEastAsia" w:cstheme="minorBidi"/>
            <w:i w:val="0"/>
            <w:iCs w:val="0"/>
            <w:noProof/>
            <w:sz w:val="24"/>
            <w:szCs w:val="24"/>
          </w:rPr>
          <w:tab/>
        </w:r>
        <w:r w:rsidR="0009693D" w:rsidRPr="00192856">
          <w:rPr>
            <w:rStyle w:val="Hyperlink"/>
            <w:noProof/>
          </w:rPr>
          <w:t>Big Data Framework Provider Interfaces</w:t>
        </w:r>
        <w:r w:rsidR="0009693D">
          <w:rPr>
            <w:noProof/>
            <w:webHidden/>
          </w:rPr>
          <w:tab/>
        </w:r>
        <w:r w:rsidR="0009693D">
          <w:rPr>
            <w:noProof/>
            <w:webHidden/>
          </w:rPr>
          <w:fldChar w:fldCharType="begin"/>
        </w:r>
        <w:r w:rsidR="0009693D">
          <w:rPr>
            <w:noProof/>
            <w:webHidden/>
          </w:rPr>
          <w:instrText xml:space="preserve"> PAGEREF _Toc476656666 \h </w:instrText>
        </w:r>
        <w:r w:rsidR="0009693D">
          <w:rPr>
            <w:noProof/>
            <w:webHidden/>
          </w:rPr>
        </w:r>
        <w:r w:rsidR="0009693D">
          <w:rPr>
            <w:noProof/>
            <w:webHidden/>
          </w:rPr>
          <w:fldChar w:fldCharType="separate"/>
        </w:r>
        <w:r w:rsidR="0009693D">
          <w:rPr>
            <w:noProof/>
            <w:webHidden/>
          </w:rPr>
          <w:t>15</w:t>
        </w:r>
        <w:r w:rsidR="0009693D">
          <w:rPr>
            <w:noProof/>
            <w:webHidden/>
          </w:rPr>
          <w:fldChar w:fldCharType="end"/>
        </w:r>
      </w:hyperlink>
    </w:p>
    <w:p w14:paraId="39C8AC36" w14:textId="77777777" w:rsidR="0009693D" w:rsidRDefault="008759C4">
      <w:pPr>
        <w:pStyle w:val="TOC3"/>
        <w:rPr>
          <w:rFonts w:eastAsiaTheme="minorEastAsia" w:cstheme="minorBidi"/>
          <w:i w:val="0"/>
          <w:iCs w:val="0"/>
          <w:noProof/>
          <w:sz w:val="24"/>
          <w:szCs w:val="24"/>
        </w:rPr>
      </w:pPr>
      <w:hyperlink w:anchor="_Toc476656667" w:history="1">
        <w:r w:rsidR="0009693D" w:rsidRPr="00192856">
          <w:rPr>
            <w:rStyle w:val="Hyperlink"/>
            <w:noProof/>
          </w:rPr>
          <w:t>4.4.5</w:t>
        </w:r>
        <w:r w:rsidR="0009693D">
          <w:rPr>
            <w:rFonts w:eastAsiaTheme="minorEastAsia" w:cstheme="minorBidi"/>
            <w:i w:val="0"/>
            <w:iCs w:val="0"/>
            <w:noProof/>
            <w:sz w:val="24"/>
            <w:szCs w:val="24"/>
          </w:rPr>
          <w:tab/>
        </w:r>
        <w:r w:rsidR="0009693D" w:rsidRPr="00192856">
          <w:rPr>
            <w:rStyle w:val="Hyperlink"/>
            <w:noProof/>
          </w:rPr>
          <w:t>Monitoring and Communication Interfaces</w:t>
        </w:r>
        <w:r w:rsidR="0009693D">
          <w:rPr>
            <w:noProof/>
            <w:webHidden/>
          </w:rPr>
          <w:tab/>
        </w:r>
        <w:r w:rsidR="0009693D">
          <w:rPr>
            <w:noProof/>
            <w:webHidden/>
          </w:rPr>
          <w:fldChar w:fldCharType="begin"/>
        </w:r>
        <w:r w:rsidR="0009693D">
          <w:rPr>
            <w:noProof/>
            <w:webHidden/>
          </w:rPr>
          <w:instrText xml:space="preserve"> PAGEREF _Toc476656667 \h </w:instrText>
        </w:r>
        <w:r w:rsidR="0009693D">
          <w:rPr>
            <w:noProof/>
            <w:webHidden/>
          </w:rPr>
        </w:r>
        <w:r w:rsidR="0009693D">
          <w:rPr>
            <w:noProof/>
            <w:webHidden/>
          </w:rPr>
          <w:fldChar w:fldCharType="separate"/>
        </w:r>
        <w:r w:rsidR="0009693D">
          <w:rPr>
            <w:noProof/>
            <w:webHidden/>
          </w:rPr>
          <w:t>15</w:t>
        </w:r>
        <w:r w:rsidR="0009693D">
          <w:rPr>
            <w:noProof/>
            <w:webHidden/>
          </w:rPr>
          <w:fldChar w:fldCharType="end"/>
        </w:r>
      </w:hyperlink>
    </w:p>
    <w:p w14:paraId="628372ED" w14:textId="77777777" w:rsidR="0009693D" w:rsidRDefault="008759C4">
      <w:pPr>
        <w:pStyle w:val="TOC3"/>
        <w:rPr>
          <w:rFonts w:eastAsiaTheme="minorEastAsia" w:cstheme="minorBidi"/>
          <w:i w:val="0"/>
          <w:iCs w:val="0"/>
          <w:noProof/>
          <w:sz w:val="24"/>
          <w:szCs w:val="24"/>
        </w:rPr>
      </w:pPr>
      <w:hyperlink w:anchor="_Toc476656668" w:history="1">
        <w:r w:rsidR="0009693D" w:rsidRPr="00192856">
          <w:rPr>
            <w:rStyle w:val="Hyperlink"/>
            <w:noProof/>
          </w:rPr>
          <w:t>4.4.6</w:t>
        </w:r>
        <w:r w:rsidR="0009693D">
          <w:rPr>
            <w:rFonts w:eastAsiaTheme="minorEastAsia" w:cstheme="minorBidi"/>
            <w:i w:val="0"/>
            <w:iCs w:val="0"/>
            <w:noProof/>
            <w:sz w:val="24"/>
            <w:szCs w:val="24"/>
          </w:rPr>
          <w:tab/>
        </w:r>
        <w:r w:rsidR="0009693D" w:rsidRPr="00192856">
          <w:rPr>
            <w:rStyle w:val="Hyperlink"/>
            <w:noProof/>
          </w:rPr>
          <w:t>Resource Management Interfaces</w:t>
        </w:r>
        <w:r w:rsidR="0009693D">
          <w:rPr>
            <w:noProof/>
            <w:webHidden/>
          </w:rPr>
          <w:tab/>
        </w:r>
        <w:r w:rsidR="0009693D">
          <w:rPr>
            <w:noProof/>
            <w:webHidden/>
          </w:rPr>
          <w:fldChar w:fldCharType="begin"/>
        </w:r>
        <w:r w:rsidR="0009693D">
          <w:rPr>
            <w:noProof/>
            <w:webHidden/>
          </w:rPr>
          <w:instrText xml:space="preserve"> PAGEREF _Toc476656668 \h </w:instrText>
        </w:r>
        <w:r w:rsidR="0009693D">
          <w:rPr>
            <w:noProof/>
            <w:webHidden/>
          </w:rPr>
        </w:r>
        <w:r w:rsidR="0009693D">
          <w:rPr>
            <w:noProof/>
            <w:webHidden/>
          </w:rPr>
          <w:fldChar w:fldCharType="separate"/>
        </w:r>
        <w:r w:rsidR="0009693D">
          <w:rPr>
            <w:noProof/>
            <w:webHidden/>
          </w:rPr>
          <w:t>15</w:t>
        </w:r>
        <w:r w:rsidR="0009693D">
          <w:rPr>
            <w:noProof/>
            <w:webHidden/>
          </w:rPr>
          <w:fldChar w:fldCharType="end"/>
        </w:r>
      </w:hyperlink>
    </w:p>
    <w:p w14:paraId="67DCC9BC" w14:textId="77777777" w:rsidR="0009693D" w:rsidRDefault="008759C4">
      <w:pPr>
        <w:pStyle w:val="TOC3"/>
        <w:rPr>
          <w:rFonts w:eastAsiaTheme="minorEastAsia" w:cstheme="minorBidi"/>
          <w:i w:val="0"/>
          <w:iCs w:val="0"/>
          <w:noProof/>
          <w:sz w:val="24"/>
          <w:szCs w:val="24"/>
        </w:rPr>
      </w:pPr>
      <w:hyperlink w:anchor="_Toc476656669" w:history="1">
        <w:r w:rsidR="0009693D" w:rsidRPr="00192856">
          <w:rPr>
            <w:rStyle w:val="Hyperlink"/>
            <w:noProof/>
          </w:rPr>
          <w:t>4.4.7</w:t>
        </w:r>
        <w:r w:rsidR="0009693D">
          <w:rPr>
            <w:rFonts w:eastAsiaTheme="minorEastAsia" w:cstheme="minorBidi"/>
            <w:i w:val="0"/>
            <w:iCs w:val="0"/>
            <w:noProof/>
            <w:sz w:val="24"/>
            <w:szCs w:val="24"/>
          </w:rPr>
          <w:tab/>
        </w:r>
        <w:r w:rsidR="0009693D" w:rsidRPr="00192856">
          <w:rPr>
            <w:rStyle w:val="Hyperlink"/>
            <w:noProof/>
          </w:rPr>
          <w:t>Security and Privacy Fabric Interfaces</w:t>
        </w:r>
        <w:r w:rsidR="0009693D">
          <w:rPr>
            <w:noProof/>
            <w:webHidden/>
          </w:rPr>
          <w:tab/>
        </w:r>
        <w:r w:rsidR="0009693D">
          <w:rPr>
            <w:noProof/>
            <w:webHidden/>
          </w:rPr>
          <w:fldChar w:fldCharType="begin"/>
        </w:r>
        <w:r w:rsidR="0009693D">
          <w:rPr>
            <w:noProof/>
            <w:webHidden/>
          </w:rPr>
          <w:instrText xml:space="preserve"> PAGEREF _Toc476656669 \h </w:instrText>
        </w:r>
        <w:r w:rsidR="0009693D">
          <w:rPr>
            <w:noProof/>
            <w:webHidden/>
          </w:rPr>
        </w:r>
        <w:r w:rsidR="0009693D">
          <w:rPr>
            <w:noProof/>
            <w:webHidden/>
          </w:rPr>
          <w:fldChar w:fldCharType="separate"/>
        </w:r>
        <w:r w:rsidR="0009693D">
          <w:rPr>
            <w:noProof/>
            <w:webHidden/>
          </w:rPr>
          <w:t>15</w:t>
        </w:r>
        <w:r w:rsidR="0009693D">
          <w:rPr>
            <w:noProof/>
            <w:webHidden/>
          </w:rPr>
          <w:fldChar w:fldCharType="end"/>
        </w:r>
      </w:hyperlink>
    </w:p>
    <w:p w14:paraId="1C3410C2" w14:textId="77777777" w:rsidR="0009693D" w:rsidRDefault="008759C4">
      <w:pPr>
        <w:pStyle w:val="TOC3"/>
        <w:rPr>
          <w:rFonts w:eastAsiaTheme="minorEastAsia" w:cstheme="minorBidi"/>
          <w:i w:val="0"/>
          <w:iCs w:val="0"/>
          <w:noProof/>
          <w:sz w:val="24"/>
          <w:szCs w:val="24"/>
        </w:rPr>
      </w:pPr>
      <w:hyperlink w:anchor="_Toc476656670" w:history="1">
        <w:r w:rsidR="0009693D" w:rsidRPr="00192856">
          <w:rPr>
            <w:rStyle w:val="Hyperlink"/>
            <w:noProof/>
          </w:rPr>
          <w:t>4.4.8</w:t>
        </w:r>
        <w:r w:rsidR="0009693D">
          <w:rPr>
            <w:rFonts w:eastAsiaTheme="minorEastAsia" w:cstheme="minorBidi"/>
            <w:i w:val="0"/>
            <w:iCs w:val="0"/>
            <w:noProof/>
            <w:sz w:val="24"/>
            <w:szCs w:val="24"/>
          </w:rPr>
          <w:tab/>
        </w:r>
        <w:r w:rsidR="0009693D" w:rsidRPr="00192856">
          <w:rPr>
            <w:rStyle w:val="Hyperlink"/>
            <w:noProof/>
          </w:rPr>
          <w:t>System Management Interfaces</w:t>
        </w:r>
        <w:r w:rsidR="0009693D">
          <w:rPr>
            <w:noProof/>
            <w:webHidden/>
          </w:rPr>
          <w:tab/>
        </w:r>
        <w:r w:rsidR="0009693D">
          <w:rPr>
            <w:noProof/>
            <w:webHidden/>
          </w:rPr>
          <w:fldChar w:fldCharType="begin"/>
        </w:r>
        <w:r w:rsidR="0009693D">
          <w:rPr>
            <w:noProof/>
            <w:webHidden/>
          </w:rPr>
          <w:instrText xml:space="preserve"> PAGEREF _Toc476656670 \h </w:instrText>
        </w:r>
        <w:r w:rsidR="0009693D">
          <w:rPr>
            <w:noProof/>
            <w:webHidden/>
          </w:rPr>
        </w:r>
        <w:r w:rsidR="0009693D">
          <w:rPr>
            <w:noProof/>
            <w:webHidden/>
          </w:rPr>
          <w:fldChar w:fldCharType="separate"/>
        </w:r>
        <w:r w:rsidR="0009693D">
          <w:rPr>
            <w:noProof/>
            <w:webHidden/>
          </w:rPr>
          <w:t>15</w:t>
        </w:r>
        <w:r w:rsidR="0009693D">
          <w:rPr>
            <w:noProof/>
            <w:webHidden/>
          </w:rPr>
          <w:fldChar w:fldCharType="end"/>
        </w:r>
      </w:hyperlink>
    </w:p>
    <w:p w14:paraId="1473A5B1" w14:textId="77777777" w:rsidR="0009693D" w:rsidRDefault="008759C4">
      <w:pPr>
        <w:pStyle w:val="TOC1"/>
        <w:rPr>
          <w:rFonts w:eastAsiaTheme="minorEastAsia" w:cstheme="minorBidi"/>
          <w:b w:val="0"/>
          <w:bCs w:val="0"/>
          <w:caps w:val="0"/>
          <w:noProof/>
          <w:sz w:val="24"/>
          <w:szCs w:val="24"/>
        </w:rPr>
      </w:pPr>
      <w:hyperlink w:anchor="_Toc476656671" w:history="1">
        <w:r w:rsidR="0009693D" w:rsidRPr="00192856">
          <w:rPr>
            <w:rStyle w:val="Hyperlink"/>
            <w:noProof/>
          </w:rPr>
          <w:t>5</w:t>
        </w:r>
        <w:r w:rsidR="0009693D">
          <w:rPr>
            <w:rFonts w:eastAsiaTheme="minorEastAsia" w:cstheme="minorBidi"/>
            <w:b w:val="0"/>
            <w:bCs w:val="0"/>
            <w:caps w:val="0"/>
            <w:noProof/>
            <w:sz w:val="24"/>
            <w:szCs w:val="24"/>
          </w:rPr>
          <w:tab/>
        </w:r>
        <w:r w:rsidR="0009693D" w:rsidRPr="00192856">
          <w:rPr>
            <w:rStyle w:val="Hyperlink"/>
            <w:noProof/>
          </w:rPr>
          <w:t>Conclusion</w:t>
        </w:r>
        <w:r w:rsidR="0009693D">
          <w:rPr>
            <w:noProof/>
            <w:webHidden/>
          </w:rPr>
          <w:tab/>
        </w:r>
        <w:r w:rsidR="0009693D">
          <w:rPr>
            <w:noProof/>
            <w:webHidden/>
          </w:rPr>
          <w:fldChar w:fldCharType="begin"/>
        </w:r>
        <w:r w:rsidR="0009693D">
          <w:rPr>
            <w:noProof/>
            <w:webHidden/>
          </w:rPr>
          <w:instrText xml:space="preserve"> PAGEREF _Toc476656671 \h </w:instrText>
        </w:r>
        <w:r w:rsidR="0009693D">
          <w:rPr>
            <w:noProof/>
            <w:webHidden/>
          </w:rPr>
        </w:r>
        <w:r w:rsidR="0009693D">
          <w:rPr>
            <w:noProof/>
            <w:webHidden/>
          </w:rPr>
          <w:fldChar w:fldCharType="separate"/>
        </w:r>
        <w:r w:rsidR="0009693D">
          <w:rPr>
            <w:noProof/>
            <w:webHidden/>
          </w:rPr>
          <w:t>15</w:t>
        </w:r>
        <w:r w:rsidR="0009693D">
          <w:rPr>
            <w:noProof/>
            <w:webHidden/>
          </w:rPr>
          <w:fldChar w:fldCharType="end"/>
        </w:r>
      </w:hyperlink>
    </w:p>
    <w:p w14:paraId="33A82828" w14:textId="77777777" w:rsidR="0009693D" w:rsidRDefault="008759C4">
      <w:pPr>
        <w:pStyle w:val="TOC1"/>
        <w:rPr>
          <w:rFonts w:eastAsiaTheme="minorEastAsia" w:cstheme="minorBidi"/>
          <w:b w:val="0"/>
          <w:bCs w:val="0"/>
          <w:caps w:val="0"/>
          <w:noProof/>
          <w:sz w:val="24"/>
          <w:szCs w:val="24"/>
        </w:rPr>
      </w:pPr>
      <w:hyperlink w:anchor="_Toc476656672" w:history="1">
        <w:r w:rsidR="0009693D" w:rsidRPr="00192856">
          <w:rPr>
            <w:rStyle w:val="Hyperlink"/>
            <w:noProof/>
          </w:rPr>
          <w:t>6</w:t>
        </w:r>
        <w:r w:rsidR="0009693D">
          <w:rPr>
            <w:rFonts w:eastAsiaTheme="minorEastAsia" w:cstheme="minorBidi"/>
            <w:b w:val="0"/>
            <w:bCs w:val="0"/>
            <w:caps w:val="0"/>
            <w:noProof/>
            <w:sz w:val="24"/>
            <w:szCs w:val="24"/>
          </w:rPr>
          <w:tab/>
        </w:r>
        <w:r w:rsidR="0009693D" w:rsidRPr="00192856">
          <w:rPr>
            <w:rStyle w:val="Hyperlink"/>
            <w:noProof/>
          </w:rPr>
          <w:t>Bibliography</w:t>
        </w:r>
        <w:r w:rsidR="0009693D">
          <w:rPr>
            <w:noProof/>
            <w:webHidden/>
          </w:rPr>
          <w:tab/>
        </w:r>
        <w:r w:rsidR="0009693D">
          <w:rPr>
            <w:noProof/>
            <w:webHidden/>
          </w:rPr>
          <w:fldChar w:fldCharType="begin"/>
        </w:r>
        <w:r w:rsidR="0009693D">
          <w:rPr>
            <w:noProof/>
            <w:webHidden/>
          </w:rPr>
          <w:instrText xml:space="preserve"> PAGEREF _Toc476656672 \h </w:instrText>
        </w:r>
        <w:r w:rsidR="0009693D">
          <w:rPr>
            <w:noProof/>
            <w:webHidden/>
          </w:rPr>
        </w:r>
        <w:r w:rsidR="0009693D">
          <w:rPr>
            <w:noProof/>
            <w:webHidden/>
          </w:rPr>
          <w:fldChar w:fldCharType="separate"/>
        </w:r>
        <w:r w:rsidR="0009693D">
          <w:rPr>
            <w:noProof/>
            <w:webHidden/>
          </w:rPr>
          <w:t>15</w:t>
        </w:r>
        <w:r w:rsidR="0009693D">
          <w:rPr>
            <w:noProof/>
            <w:webHidden/>
          </w:rPr>
          <w:fldChar w:fldCharType="end"/>
        </w:r>
      </w:hyperlink>
    </w:p>
    <w:p w14:paraId="61B7E3CE" w14:textId="73A731D1" w:rsidR="00E63126" w:rsidRDefault="001C15F8" w:rsidP="00997FAD">
      <w:pPr>
        <w:spacing w:after="0" w:line="264" w:lineRule="auto"/>
      </w:pPr>
      <w:r w:rsidRPr="000A76AE">
        <w:fldChar w:fldCharType="end"/>
      </w:r>
    </w:p>
    <w:p w14:paraId="66AB3AEA" w14:textId="77777777" w:rsidR="00127321" w:rsidRPr="00997FAD" w:rsidRDefault="00127321" w:rsidP="0059313C">
      <w:pPr>
        <w:outlineLvl w:val="0"/>
        <w:rPr>
          <w:rFonts w:ascii="Arial Black" w:eastAsia="Arial Black" w:hAnsi="Arial Black" w:cs="Arial Black"/>
          <w:sz w:val="24"/>
          <w:szCs w:val="24"/>
        </w:rPr>
      </w:pPr>
      <w:r w:rsidRPr="0EF1C87E">
        <w:rPr>
          <w:rFonts w:ascii="Arial Black" w:eastAsia="Arial Black" w:hAnsi="Arial Black" w:cs="Arial Black"/>
          <w:sz w:val="24"/>
          <w:szCs w:val="24"/>
        </w:rPr>
        <w:t>Figures</w:t>
      </w:r>
    </w:p>
    <w:p w14:paraId="314F799F" w14:textId="77777777" w:rsidR="008C638B" w:rsidRDefault="001C15F8" w:rsidP="0059313C">
      <w:pPr>
        <w:spacing w:after="0" w:line="264" w:lineRule="auto"/>
        <w:outlineLvl w:val="0"/>
      </w:pPr>
      <w:r w:rsidRPr="000A76AE">
        <w:rPr>
          <w:smallCaps/>
        </w:rPr>
        <w:fldChar w:fldCharType="begin"/>
      </w:r>
      <w:r w:rsidR="00BE5583" w:rsidRPr="000A76AE">
        <w:rPr>
          <w:smallCaps/>
        </w:rPr>
        <w:instrText xml:space="preserve"> TOC \h \z \t "BD Figure Caption" \c </w:instrText>
      </w:r>
      <w:r w:rsidRPr="000A76AE">
        <w:rPr>
          <w:smallCaps/>
        </w:rPr>
        <w:fldChar w:fldCharType="separate"/>
      </w:r>
      <w:r w:rsidR="00BF60F3">
        <w:rPr>
          <w:b/>
          <w:bCs/>
          <w:smallCaps/>
          <w:noProof/>
        </w:rPr>
        <w:t>No table of figures entries found.</w:t>
      </w:r>
      <w:r w:rsidRPr="000A76AE">
        <w:fldChar w:fldCharType="end"/>
      </w:r>
    </w:p>
    <w:p w14:paraId="50F9A419" w14:textId="77777777" w:rsidR="008C638B" w:rsidRPr="00655DD0" w:rsidRDefault="00655DD0" w:rsidP="0059313C">
      <w:pPr>
        <w:outlineLvl w:val="0"/>
        <w:rPr>
          <w:rFonts w:ascii="Arial Black" w:eastAsia="Arial Black" w:hAnsi="Arial Black" w:cs="Arial Black"/>
          <w:sz w:val="24"/>
          <w:szCs w:val="24"/>
        </w:rPr>
      </w:pPr>
      <w:r w:rsidRPr="0EF1C87E">
        <w:rPr>
          <w:rFonts w:ascii="Arial Black" w:eastAsia="Arial Black" w:hAnsi="Arial Black" w:cs="Arial Black"/>
          <w:sz w:val="24"/>
          <w:szCs w:val="24"/>
        </w:rPr>
        <w:t>Tables</w:t>
      </w:r>
    </w:p>
    <w:p w14:paraId="576B94FF" w14:textId="77777777" w:rsidR="00B60D2D" w:rsidRDefault="001C15F8">
      <w:pPr>
        <w:pStyle w:val="TableofFigures"/>
        <w:tabs>
          <w:tab w:val="right" w:leader="dot" w:pos="9350"/>
        </w:tabs>
        <w:rPr>
          <w:rFonts w:eastAsiaTheme="minorEastAsia" w:cstheme="minorBidi"/>
          <w:smallCaps w:val="0"/>
          <w:noProof/>
          <w:sz w:val="22"/>
          <w:szCs w:val="22"/>
        </w:rPr>
      </w:pPr>
      <w:r>
        <w:fldChar w:fldCharType="begin"/>
      </w:r>
      <w:r w:rsidR="00655DD0">
        <w:instrText xml:space="preserve"> TOC \h \z \t "BD Table Caption" \c </w:instrText>
      </w:r>
      <w:r>
        <w:fldChar w:fldCharType="separate"/>
      </w:r>
      <w:hyperlink w:anchor="_Toc426642504" w:history="1">
        <w:r w:rsidR="00B60D2D" w:rsidRPr="00264454">
          <w:rPr>
            <w:rStyle w:val="Hyperlink"/>
            <w:noProof/>
          </w:rPr>
          <w:t>Table 1: Mapping Use Case Characterization Categories to  Reference Architecture Components and Fabrics</w:t>
        </w:r>
        <w:r w:rsidR="00B60D2D">
          <w:rPr>
            <w:noProof/>
            <w:webHidden/>
          </w:rPr>
          <w:tab/>
        </w:r>
        <w:r w:rsidR="00B60D2D">
          <w:rPr>
            <w:noProof/>
            <w:webHidden/>
          </w:rPr>
          <w:fldChar w:fldCharType="begin"/>
        </w:r>
        <w:r w:rsidR="00B60D2D">
          <w:rPr>
            <w:noProof/>
            <w:webHidden/>
          </w:rPr>
          <w:instrText xml:space="preserve"> PAGEREF _Toc426642504 \h </w:instrText>
        </w:r>
        <w:r w:rsidR="00B60D2D">
          <w:rPr>
            <w:noProof/>
            <w:webHidden/>
          </w:rPr>
        </w:r>
        <w:r w:rsidR="00B60D2D">
          <w:rPr>
            <w:noProof/>
            <w:webHidden/>
          </w:rPr>
          <w:fldChar w:fldCharType="separate"/>
        </w:r>
        <w:r w:rsidR="00BC4419">
          <w:rPr>
            <w:b/>
            <w:bCs/>
            <w:noProof/>
            <w:webHidden/>
          </w:rPr>
          <w:t>Error! Bookmark not defined.</w:t>
        </w:r>
        <w:r w:rsidR="00B60D2D">
          <w:rPr>
            <w:noProof/>
            <w:webHidden/>
          </w:rPr>
          <w:fldChar w:fldCharType="end"/>
        </w:r>
      </w:hyperlink>
    </w:p>
    <w:p w14:paraId="553FE4E2" w14:textId="77777777" w:rsidR="00B60D2D" w:rsidRDefault="008759C4">
      <w:pPr>
        <w:pStyle w:val="TableofFigures"/>
        <w:tabs>
          <w:tab w:val="right" w:leader="dot" w:pos="9350"/>
        </w:tabs>
        <w:rPr>
          <w:rFonts w:eastAsiaTheme="minorEastAsia" w:cstheme="minorBidi"/>
          <w:smallCaps w:val="0"/>
          <w:noProof/>
          <w:sz w:val="22"/>
          <w:szCs w:val="22"/>
        </w:rPr>
      </w:pPr>
      <w:hyperlink w:anchor="_Toc426642505" w:history="1">
        <w:r w:rsidR="00B60D2D" w:rsidRPr="00264454">
          <w:rPr>
            <w:rStyle w:val="Hyperlink"/>
            <w:noProof/>
          </w:rPr>
          <w:t>Table 2: 13 Dwarfs</w:t>
        </w:r>
        <w:r w:rsidR="00B60D2D" w:rsidRPr="00264454">
          <w:rPr>
            <w:rStyle w:val="Hyperlink"/>
            <w:rFonts w:ascii="Gill Sans MT" w:hAnsi="Gill Sans MT"/>
            <w:noProof/>
          </w:rPr>
          <w:t>—</w:t>
        </w:r>
        <w:r w:rsidR="00B60D2D" w:rsidRPr="00264454">
          <w:rPr>
            <w:rStyle w:val="Hyperlink"/>
            <w:noProof/>
          </w:rPr>
          <w:t>Algorithms for Simulation in the Physical Sciences</w:t>
        </w:r>
        <w:r w:rsidR="00B60D2D">
          <w:rPr>
            <w:noProof/>
            <w:webHidden/>
          </w:rPr>
          <w:tab/>
        </w:r>
        <w:r w:rsidR="00B60D2D">
          <w:rPr>
            <w:noProof/>
            <w:webHidden/>
          </w:rPr>
          <w:fldChar w:fldCharType="begin"/>
        </w:r>
        <w:r w:rsidR="00B60D2D">
          <w:rPr>
            <w:noProof/>
            <w:webHidden/>
          </w:rPr>
          <w:instrText xml:space="preserve"> PAGEREF _Toc426642505 \h </w:instrText>
        </w:r>
        <w:r w:rsidR="00B60D2D">
          <w:rPr>
            <w:noProof/>
            <w:webHidden/>
          </w:rPr>
        </w:r>
        <w:r w:rsidR="00B60D2D">
          <w:rPr>
            <w:noProof/>
            <w:webHidden/>
          </w:rPr>
          <w:fldChar w:fldCharType="separate"/>
        </w:r>
        <w:r w:rsidR="00BC4419">
          <w:rPr>
            <w:b/>
            <w:bCs/>
            <w:noProof/>
            <w:webHidden/>
          </w:rPr>
          <w:t>Error! Bookmark not defined.</w:t>
        </w:r>
        <w:r w:rsidR="00B60D2D">
          <w:rPr>
            <w:noProof/>
            <w:webHidden/>
          </w:rPr>
          <w:fldChar w:fldCharType="end"/>
        </w:r>
      </w:hyperlink>
    </w:p>
    <w:p w14:paraId="70F9FCA9" w14:textId="77777777" w:rsidR="00655DD0" w:rsidRDefault="001C15F8" w:rsidP="008C638B">
      <w:r>
        <w:fldChar w:fldCharType="end"/>
      </w:r>
    </w:p>
    <w:p w14:paraId="415ED7CE" w14:textId="77777777" w:rsidR="00655DD0" w:rsidRPr="008C638B" w:rsidRDefault="00655DD0" w:rsidP="008C638B"/>
    <w:p w14:paraId="6E89CFC7" w14:textId="77777777" w:rsidR="00127321" w:rsidRDefault="00127321" w:rsidP="006049C8"/>
    <w:p w14:paraId="37F4EC3F" w14:textId="77777777" w:rsidR="009D76F0" w:rsidRDefault="009D76F0" w:rsidP="00127321">
      <w:pPr>
        <w:pStyle w:val="BDNotNumberedTitles"/>
        <w:sectPr w:rsidR="009D76F0" w:rsidSect="008E4F9F">
          <w:footnotePr>
            <w:numFmt w:val="lowerLetter"/>
          </w:footnotePr>
          <w:endnotePr>
            <w:numFmt w:val="decimal"/>
          </w:endnotePr>
          <w:pgSz w:w="12240" w:h="15840" w:code="1"/>
          <w:pgMar w:top="1440" w:right="1440" w:bottom="1440" w:left="1440" w:header="576" w:footer="576" w:gutter="0"/>
          <w:pgNumType w:fmt="lowerRoman" w:start="5"/>
          <w:cols w:space="720"/>
          <w:docGrid w:linePitch="360"/>
        </w:sectPr>
      </w:pPr>
      <w:bookmarkStart w:id="7" w:name="_Toc381342432"/>
    </w:p>
    <w:p w14:paraId="4A17F68A" w14:textId="5A410449" w:rsidR="00CA379D" w:rsidRPr="00127321" w:rsidRDefault="00166574" w:rsidP="0059313C">
      <w:pPr>
        <w:pStyle w:val="BDNotNumberedTitles"/>
        <w:outlineLvl w:val="0"/>
      </w:pPr>
      <w:bookmarkStart w:id="8" w:name="_Toc415608087"/>
      <w:bookmarkStart w:id="9" w:name="_Toc476656629"/>
      <w:r w:rsidRPr="00127321">
        <w:lastRenderedPageBreak/>
        <w:t>Executive Summary</w:t>
      </w:r>
      <w:bookmarkEnd w:id="6"/>
      <w:bookmarkEnd w:id="7"/>
      <w:bookmarkEnd w:id="8"/>
      <w:bookmarkEnd w:id="9"/>
    </w:p>
    <w:p w14:paraId="5349DEE8" w14:textId="3263604C" w:rsidR="00651B0F" w:rsidRPr="006D3B71" w:rsidRDefault="00B3014A" w:rsidP="00B3014A">
      <w:pPr>
        <w:rPr>
          <w:color w:val="000000" w:themeColor="text1"/>
        </w:rPr>
      </w:pPr>
      <w:bookmarkStart w:id="10" w:name="_Toc376786280"/>
      <w:r w:rsidRPr="006D3B71">
        <w:rPr>
          <w:color w:val="000000" w:themeColor="text1"/>
        </w:rPr>
        <w:t xml:space="preserve">This document, </w:t>
      </w:r>
      <w:r w:rsidRPr="006D3B71">
        <w:rPr>
          <w:i/>
          <w:color w:val="000000" w:themeColor="text1"/>
        </w:rPr>
        <w:t>NIST Big Data Interoperability Framework: Volume 8, Reference Architecture Interfaces,</w:t>
      </w:r>
      <w:r w:rsidRPr="006D3B71">
        <w:rPr>
          <w:color w:val="000000" w:themeColor="text1"/>
        </w:rPr>
        <w:t xml:space="preserve"> was prepared by the NIST Big Data Public Working Group (NBD-PWG) Reference Architecture Subgroup</w:t>
      </w:r>
      <w:r w:rsidR="00651B0F" w:rsidRPr="006D3B71">
        <w:rPr>
          <w:color w:val="000000" w:themeColor="text1"/>
        </w:rPr>
        <w:t xml:space="preserve"> to establish the </w:t>
      </w:r>
      <w:r w:rsidRPr="006D3B71">
        <w:rPr>
          <w:color w:val="000000" w:themeColor="text1"/>
        </w:rPr>
        <w:t xml:space="preserve">operational interfaces </w:t>
      </w:r>
      <w:r w:rsidR="00604ACF" w:rsidRPr="006D3B71">
        <w:rPr>
          <w:color w:val="000000" w:themeColor="text1"/>
        </w:rPr>
        <w:t>for management</w:t>
      </w:r>
      <w:r w:rsidR="00FB2E63" w:rsidRPr="006D3B71">
        <w:rPr>
          <w:color w:val="000000" w:themeColor="text1"/>
        </w:rPr>
        <w:t xml:space="preserve"> interactions and dataflow</w:t>
      </w:r>
      <w:r w:rsidR="00604ACF" w:rsidRPr="006D3B71">
        <w:rPr>
          <w:color w:val="000000" w:themeColor="text1"/>
        </w:rPr>
        <w:t xml:space="preserve"> </w:t>
      </w:r>
      <w:r w:rsidR="00FB2E63" w:rsidRPr="006D3B71">
        <w:rPr>
          <w:color w:val="000000" w:themeColor="text1"/>
        </w:rPr>
        <w:t xml:space="preserve">with needed resources </w:t>
      </w:r>
      <w:r w:rsidR="00651B0F" w:rsidRPr="006D3B71">
        <w:rPr>
          <w:color w:val="000000" w:themeColor="text1"/>
        </w:rPr>
        <w:t xml:space="preserve">between Reference Architecture components which are defined in the </w:t>
      </w:r>
      <w:r w:rsidR="00651B0F" w:rsidRPr="006D3B71">
        <w:rPr>
          <w:i/>
          <w:color w:val="000000" w:themeColor="text1"/>
        </w:rPr>
        <w:t>Volume 6 Reference Architecture</w:t>
      </w:r>
      <w:r w:rsidR="00651B0F" w:rsidRPr="006D3B71">
        <w:rPr>
          <w:color w:val="000000" w:themeColor="text1"/>
        </w:rPr>
        <w:t>.</w:t>
      </w:r>
      <w:r w:rsidR="00813DB6" w:rsidRPr="006D3B71">
        <w:rPr>
          <w:color w:val="000000" w:themeColor="text1"/>
        </w:rPr>
        <w:t xml:space="preserve"> </w:t>
      </w:r>
    </w:p>
    <w:p w14:paraId="7E6806DA" w14:textId="61EF9C4C" w:rsidR="00813DB6" w:rsidRDefault="00651B0F" w:rsidP="00FA6A22">
      <w:pPr>
        <w:rPr>
          <w:rFonts w:cs="Cambria"/>
          <w:color w:val="000000"/>
        </w:rPr>
      </w:pPr>
      <w:r w:rsidRPr="006D3B71">
        <w:rPr>
          <w:rFonts w:ascii="Cambria" w:eastAsia="Cambria" w:hAnsi="Cambria" w:cs="Cambria"/>
          <w:color w:val="000000" w:themeColor="text1"/>
        </w:rPr>
        <w:t>T</w:t>
      </w:r>
      <w:r w:rsidR="00FA6A22" w:rsidRPr="006D3B71">
        <w:rPr>
          <w:rFonts w:ascii="Cambria" w:eastAsia="Cambria" w:hAnsi="Cambria" w:cs="Cambria"/>
          <w:color w:val="000000" w:themeColor="text1"/>
        </w:rPr>
        <w:t>he</w:t>
      </w:r>
      <w:r w:rsidR="00813DB6" w:rsidRPr="006D3B71">
        <w:rPr>
          <w:rFonts w:ascii="Cambria" w:eastAsia="Cambria" w:hAnsi="Cambria" w:cs="Cambria"/>
          <w:color w:val="000000" w:themeColor="text1"/>
        </w:rPr>
        <w:t>se</w:t>
      </w:r>
      <w:r w:rsidR="00FA6A22" w:rsidRPr="006D3B71">
        <w:rPr>
          <w:rFonts w:ascii="Cambria" w:eastAsia="Cambria" w:hAnsi="Cambria" w:cs="Cambria"/>
          <w:color w:val="000000" w:themeColor="text1"/>
        </w:rPr>
        <w:t xml:space="preserve"> </w:t>
      </w:r>
      <w:r w:rsidRPr="006D3B71">
        <w:rPr>
          <w:rFonts w:ascii="Cambria" w:eastAsia="Cambria" w:hAnsi="Cambria" w:cs="Cambria"/>
          <w:color w:val="000000" w:themeColor="text1"/>
        </w:rPr>
        <w:t xml:space="preserve">interfaces, </w:t>
      </w:r>
      <w:r w:rsidR="00B3579A" w:rsidRPr="006D3B71">
        <w:rPr>
          <w:rFonts w:ascii="Cambria" w:eastAsia="Cambria" w:hAnsi="Cambria" w:cs="Cambria"/>
          <w:color w:val="000000" w:themeColor="text1"/>
        </w:rPr>
        <w:t xml:space="preserve">referred to as the NIST Big Data Reference Architecture </w:t>
      </w:r>
      <w:r w:rsidRPr="006D3B71">
        <w:rPr>
          <w:rFonts w:ascii="Cambria" w:eastAsia="Cambria" w:hAnsi="Cambria" w:cs="Cambria"/>
          <w:color w:val="000000" w:themeColor="text1"/>
        </w:rPr>
        <w:t xml:space="preserve">Interfaces </w:t>
      </w:r>
      <w:r w:rsidR="00B3579A" w:rsidRPr="006D3B71">
        <w:rPr>
          <w:rFonts w:ascii="Cambria" w:eastAsia="Cambria" w:hAnsi="Cambria" w:cs="Cambria"/>
          <w:color w:val="000000" w:themeColor="text1"/>
        </w:rPr>
        <w:t>(NBDRA</w:t>
      </w:r>
      <w:r w:rsidRPr="006D3B71">
        <w:rPr>
          <w:rFonts w:ascii="Cambria" w:eastAsia="Cambria" w:hAnsi="Cambria" w:cs="Cambria"/>
          <w:color w:val="000000" w:themeColor="text1"/>
        </w:rPr>
        <w:t>I</w:t>
      </w:r>
      <w:r w:rsidR="00B3579A" w:rsidRPr="006D3B71">
        <w:rPr>
          <w:rFonts w:ascii="Cambria" w:eastAsia="Cambria" w:hAnsi="Cambria" w:cs="Cambria"/>
          <w:color w:val="000000" w:themeColor="text1"/>
        </w:rPr>
        <w:t xml:space="preserve">), </w:t>
      </w:r>
      <w:r w:rsidR="00AD09EC" w:rsidRPr="006D3B71">
        <w:rPr>
          <w:rFonts w:ascii="Cambria" w:eastAsia="Cambria" w:hAnsi="Cambria" w:cs="Cambria"/>
          <w:color w:val="000000" w:themeColor="text1"/>
        </w:rPr>
        <w:t xml:space="preserve">was </w:t>
      </w:r>
      <w:r w:rsidR="00FA6A22" w:rsidRPr="006D3B71">
        <w:rPr>
          <w:rFonts w:ascii="Cambria" w:eastAsia="Cambria" w:hAnsi="Cambria" w:cs="Cambria"/>
          <w:color w:val="000000" w:themeColor="text1"/>
        </w:rPr>
        <w:t xml:space="preserve">crafted by </w:t>
      </w:r>
      <w:r w:rsidR="001123A5" w:rsidRPr="006D3B71">
        <w:rPr>
          <w:rFonts w:ascii="Cambria" w:eastAsia="Cambria" w:hAnsi="Cambria" w:cs="Cambria"/>
          <w:color w:val="000000" w:themeColor="text1"/>
        </w:rPr>
        <w:t xml:space="preserve">addressing the </w:t>
      </w:r>
      <w:r w:rsidR="00E87494" w:rsidRPr="006D3B71">
        <w:rPr>
          <w:rFonts w:ascii="Cambria" w:eastAsia="Cambria" w:hAnsi="Cambria" w:cs="Cambria"/>
          <w:color w:val="000000" w:themeColor="text1"/>
        </w:rPr>
        <w:t>model</w:t>
      </w:r>
      <w:r w:rsidR="00E33D48" w:rsidRPr="006D3B71">
        <w:rPr>
          <w:rFonts w:ascii="Cambria" w:eastAsia="Cambria" w:hAnsi="Cambria" w:cs="Cambria"/>
          <w:color w:val="000000" w:themeColor="text1"/>
        </w:rPr>
        <w:t xml:space="preserve"> (structure and representation)</w:t>
      </w:r>
      <w:r w:rsidR="00E87494" w:rsidRPr="006D3B71">
        <w:rPr>
          <w:rFonts w:ascii="Cambria" w:eastAsia="Cambria" w:hAnsi="Cambria" w:cs="Cambria"/>
          <w:color w:val="000000" w:themeColor="text1"/>
        </w:rPr>
        <w:t xml:space="preserve"> and protocol</w:t>
      </w:r>
      <w:r w:rsidR="001749E8" w:rsidRPr="006D3B71">
        <w:rPr>
          <w:rFonts w:ascii="Cambria" w:eastAsia="Cambria" w:hAnsi="Cambria" w:cs="Cambria"/>
          <w:color w:val="000000" w:themeColor="text1"/>
        </w:rPr>
        <w:t xml:space="preserve"> </w:t>
      </w:r>
      <w:r w:rsidR="00E33D48" w:rsidRPr="006D3B71">
        <w:rPr>
          <w:rFonts w:ascii="Cambria" w:eastAsia="Cambria" w:hAnsi="Cambria" w:cs="Cambria"/>
          <w:color w:val="000000" w:themeColor="text1"/>
        </w:rPr>
        <w:t xml:space="preserve">(execution mechanism) </w:t>
      </w:r>
      <w:r w:rsidR="00FB2E63" w:rsidRPr="006D3B71">
        <w:rPr>
          <w:rFonts w:ascii="Cambria" w:eastAsia="Cambria" w:hAnsi="Cambria" w:cs="Cambria"/>
          <w:color w:val="000000" w:themeColor="text1"/>
        </w:rPr>
        <w:t>to the control o</w:t>
      </w:r>
      <w:r w:rsidR="00813DB6" w:rsidRPr="006D3B71">
        <w:rPr>
          <w:rFonts w:ascii="Cambria" w:eastAsia="Cambria" w:hAnsi="Cambria" w:cs="Cambria"/>
          <w:color w:val="000000" w:themeColor="text1"/>
        </w:rPr>
        <w:t xml:space="preserve">f the Big Data application lifecycle </w:t>
      </w:r>
      <w:r w:rsidR="001123A5" w:rsidRPr="006D3B71">
        <w:rPr>
          <w:rFonts w:ascii="Cambria" w:eastAsia="Cambria" w:hAnsi="Cambria" w:cs="Cambria"/>
          <w:color w:val="000000" w:themeColor="text1"/>
        </w:rPr>
        <w:t xml:space="preserve">under the direction of </w:t>
      </w:r>
      <w:r w:rsidR="00DB6DE7" w:rsidRPr="006D3B71">
        <w:rPr>
          <w:rFonts w:ascii="Cambria" w:eastAsia="Cambria" w:hAnsi="Cambria" w:cs="Cambria"/>
          <w:color w:val="000000" w:themeColor="text1"/>
        </w:rPr>
        <w:t xml:space="preserve">the System Orchestrator to other NBDRA components. </w:t>
      </w:r>
      <w:r w:rsidR="007050DD" w:rsidRPr="006D3B71">
        <w:rPr>
          <w:rFonts w:ascii="Cambria" w:eastAsia="Cambria" w:hAnsi="Cambria" w:cs="Cambria"/>
          <w:color w:val="000000" w:themeColor="text1"/>
        </w:rPr>
        <w:t>Specific interfaces and the interactions between NBDRA components shall be described and defined.</w:t>
      </w:r>
    </w:p>
    <w:p w14:paraId="5B05CE87" w14:textId="05019C43" w:rsidR="00340290" w:rsidRPr="006C603E" w:rsidRDefault="00340290" w:rsidP="00340290">
      <w:r w:rsidRPr="00632780">
        <w:t xml:space="preserve">The </w:t>
      </w:r>
      <w:r w:rsidRPr="00632780">
        <w:rPr>
          <w:i/>
        </w:rPr>
        <w:t>NIST Big Data Interoperability Framework</w:t>
      </w:r>
      <w:r w:rsidRPr="00632780">
        <w:t xml:space="preserve"> consists of seven volumes, each of which addresses a specific key topic, resulting from the work of the NBD-PWG. </w:t>
      </w:r>
      <w:r>
        <w:t>The seven volumes are:</w:t>
      </w:r>
    </w:p>
    <w:p w14:paraId="08D10170" w14:textId="77777777" w:rsidR="00340290" w:rsidRDefault="00340290" w:rsidP="00340290">
      <w:pPr>
        <w:pStyle w:val="BDTextBulletList"/>
        <w:ind w:left="720"/>
      </w:pPr>
      <w:r>
        <w:t>Volume 1, Definitions</w:t>
      </w:r>
    </w:p>
    <w:p w14:paraId="5530EAD8" w14:textId="77777777" w:rsidR="00340290" w:rsidRDefault="00340290" w:rsidP="00340290">
      <w:pPr>
        <w:pStyle w:val="BDTextBulletList"/>
        <w:ind w:left="720"/>
      </w:pPr>
      <w:r>
        <w:t xml:space="preserve">Volume 2, Taxonomies </w:t>
      </w:r>
    </w:p>
    <w:p w14:paraId="50AE5368" w14:textId="77777777" w:rsidR="00340290" w:rsidRDefault="00340290" w:rsidP="00340290">
      <w:pPr>
        <w:pStyle w:val="BDTextBulletList"/>
        <w:ind w:left="720"/>
      </w:pPr>
      <w:r>
        <w:t>Volume 3, Use Cases and General Requirements</w:t>
      </w:r>
    </w:p>
    <w:p w14:paraId="4AC2AF0C" w14:textId="77777777" w:rsidR="00340290" w:rsidRDefault="00340290" w:rsidP="00340290">
      <w:pPr>
        <w:pStyle w:val="BDTextBulletList"/>
        <w:ind w:left="720"/>
      </w:pPr>
      <w:r>
        <w:t xml:space="preserve">Volume 4, Security and Privacy </w:t>
      </w:r>
    </w:p>
    <w:p w14:paraId="29C23946" w14:textId="77777777" w:rsidR="00340290" w:rsidRDefault="00340290" w:rsidP="00340290">
      <w:pPr>
        <w:pStyle w:val="BDTextBulletList"/>
        <w:ind w:left="720"/>
      </w:pPr>
      <w:r>
        <w:t>Volume 5, Architectures White Paper Survey</w:t>
      </w:r>
    </w:p>
    <w:p w14:paraId="1B1C0B13" w14:textId="77777777" w:rsidR="00340290" w:rsidRDefault="00340290" w:rsidP="00340290">
      <w:pPr>
        <w:pStyle w:val="BDTextBulletList"/>
        <w:ind w:left="720"/>
      </w:pPr>
      <w:r>
        <w:t>Volume 6, Reference Architecture</w:t>
      </w:r>
    </w:p>
    <w:p w14:paraId="1DE186CF" w14:textId="77777777" w:rsidR="00340290" w:rsidRDefault="00340290" w:rsidP="00340290">
      <w:pPr>
        <w:pStyle w:val="BDTextBulletList"/>
        <w:ind w:left="720"/>
      </w:pPr>
      <w:r>
        <w:t>Volume 7, Standards Roadmap</w:t>
      </w:r>
    </w:p>
    <w:p w14:paraId="4CB0F737" w14:textId="3B112D9D" w:rsidR="00E01F42" w:rsidRDefault="00E01F42" w:rsidP="00340290">
      <w:pPr>
        <w:pStyle w:val="BDTextBulletList"/>
        <w:ind w:left="720"/>
      </w:pPr>
      <w:r>
        <w:t>Volume 8, Interfaces</w:t>
      </w:r>
    </w:p>
    <w:p w14:paraId="11187E88" w14:textId="2E7FBB22" w:rsidR="00225DDB" w:rsidRPr="005A0799" w:rsidRDefault="00225DDB" w:rsidP="00225DDB">
      <w:pPr>
        <w:rPr>
          <w:color w:val="000000"/>
        </w:rPr>
      </w:pPr>
      <w:r w:rsidRPr="005A0799">
        <w:rPr>
          <w:color w:val="000000"/>
        </w:rPr>
        <w:t xml:space="preserve">The </w:t>
      </w:r>
      <w:r w:rsidRPr="00632780">
        <w:rPr>
          <w:i/>
        </w:rPr>
        <w:t>NIST Big Data Interoperability Framework</w:t>
      </w:r>
      <w:r w:rsidRPr="00632780">
        <w:t xml:space="preserve"> </w:t>
      </w:r>
      <w:r w:rsidRPr="005A0799">
        <w:rPr>
          <w:color w:val="000000"/>
        </w:rPr>
        <w:t xml:space="preserve">will be released in three versions, which correspond to the three </w:t>
      </w:r>
      <w:r>
        <w:rPr>
          <w:color w:val="000000"/>
        </w:rPr>
        <w:t xml:space="preserve">development </w:t>
      </w:r>
      <w:r w:rsidRPr="005A0799">
        <w:rPr>
          <w:color w:val="000000"/>
        </w:rPr>
        <w:t>stages of the NBD-PWG work. The three stages aim to achieve the following</w:t>
      </w:r>
      <w:r>
        <w:rPr>
          <w:color w:val="000000"/>
        </w:rPr>
        <w:t xml:space="preserve"> with respect to the NIST Big Dat</w:t>
      </w:r>
      <w:r w:rsidR="00633F25">
        <w:rPr>
          <w:color w:val="000000"/>
        </w:rPr>
        <w:t>a Reference Architecture (NBDRA</w:t>
      </w:r>
      <w:r>
        <w:rPr>
          <w:color w:val="000000"/>
        </w:rPr>
        <w:t>)</w:t>
      </w:r>
      <w:r w:rsidR="00633F25">
        <w:rPr>
          <w:color w:val="000000"/>
        </w:rPr>
        <w:t>.</w:t>
      </w:r>
    </w:p>
    <w:p w14:paraId="73BAE0E0" w14:textId="77777777" w:rsidR="00225DDB" w:rsidRPr="005A0799" w:rsidRDefault="00225DDB" w:rsidP="005153E5">
      <w:pPr>
        <w:pStyle w:val="ListParagraph"/>
        <w:numPr>
          <w:ilvl w:val="0"/>
          <w:numId w:val="12"/>
        </w:numPr>
        <w:ind w:left="1008" w:hanging="720"/>
        <w:rPr>
          <w:color w:val="000000"/>
        </w:rPr>
      </w:pPr>
      <w:r>
        <w:rPr>
          <w:color w:val="000000"/>
        </w:rPr>
        <w:t xml:space="preserve"> </w:t>
      </w:r>
      <w:r w:rsidRPr="005A0799">
        <w:rPr>
          <w:color w:val="000000"/>
        </w:rPr>
        <w:t>Identify the high-level Big Data reference architecture key components</w:t>
      </w:r>
      <w:r>
        <w:rPr>
          <w:color w:val="000000"/>
        </w:rPr>
        <w:t>,</w:t>
      </w:r>
      <w:r w:rsidRPr="005A0799">
        <w:rPr>
          <w:color w:val="000000"/>
        </w:rPr>
        <w:t xml:space="preserve"> which are technology</w:t>
      </w:r>
      <w:r>
        <w:rPr>
          <w:color w:val="000000"/>
        </w:rPr>
        <w:t>-</w:t>
      </w:r>
      <w:r w:rsidRPr="005A0799">
        <w:rPr>
          <w:color w:val="000000"/>
        </w:rPr>
        <w:t>, infr</w:t>
      </w:r>
      <w:r>
        <w:rPr>
          <w:color w:val="000000"/>
        </w:rPr>
        <w:t>astructure-, and vendor-agnostic.</w:t>
      </w:r>
    </w:p>
    <w:p w14:paraId="6351D76D" w14:textId="77777777" w:rsidR="00225DDB" w:rsidRPr="005A0799" w:rsidRDefault="00225DDB" w:rsidP="005153E5">
      <w:pPr>
        <w:pStyle w:val="ListParagraph"/>
        <w:numPr>
          <w:ilvl w:val="0"/>
          <w:numId w:val="12"/>
        </w:numPr>
        <w:ind w:left="1008" w:hanging="720"/>
        <w:rPr>
          <w:color w:val="000000"/>
        </w:rPr>
      </w:pPr>
      <w:r>
        <w:rPr>
          <w:color w:val="000000"/>
        </w:rPr>
        <w:t xml:space="preserve"> </w:t>
      </w:r>
      <w:r w:rsidRPr="005A0799">
        <w:rPr>
          <w:color w:val="000000"/>
        </w:rPr>
        <w:t>Define general interfaces between the NBDRA components</w:t>
      </w:r>
      <w:r>
        <w:rPr>
          <w:color w:val="000000"/>
        </w:rPr>
        <w:t>.</w:t>
      </w:r>
    </w:p>
    <w:p w14:paraId="55C259B9" w14:textId="77777777" w:rsidR="00225DDB" w:rsidRPr="005A0799" w:rsidRDefault="00225DDB" w:rsidP="005153E5">
      <w:pPr>
        <w:pStyle w:val="ListParagraph"/>
        <w:numPr>
          <w:ilvl w:val="0"/>
          <w:numId w:val="12"/>
        </w:numPr>
        <w:ind w:left="1008" w:hanging="720"/>
        <w:rPr>
          <w:color w:val="000000"/>
        </w:rPr>
      </w:pPr>
      <w:r>
        <w:rPr>
          <w:color w:val="000000"/>
        </w:rPr>
        <w:t xml:space="preserve"> </w:t>
      </w:r>
      <w:r w:rsidRPr="005A0799">
        <w:rPr>
          <w:color w:val="000000"/>
        </w:rPr>
        <w:t>Validate the NBDRA by building Big Data general applications through the general interfaces</w:t>
      </w:r>
      <w:r>
        <w:rPr>
          <w:color w:val="000000"/>
        </w:rPr>
        <w:t>.</w:t>
      </w:r>
    </w:p>
    <w:p w14:paraId="46182862" w14:textId="77777777" w:rsidR="009D76F0" w:rsidRPr="009D76F0" w:rsidRDefault="00A95752" w:rsidP="00340290">
      <w:r>
        <w:t xml:space="preserve">Potential areas of future work for the Subgroup </w:t>
      </w:r>
      <w:r w:rsidR="009F715B">
        <w:t xml:space="preserve">during stage 2 </w:t>
      </w:r>
      <w:r>
        <w:t xml:space="preserve">are highlighted in Section 1.5 of this </w:t>
      </w:r>
      <w:r w:rsidR="009F715B">
        <w:t>volume</w:t>
      </w:r>
      <w:r>
        <w:t xml:space="preserve">. </w:t>
      </w:r>
      <w:r w:rsidRPr="009E4397">
        <w:t xml:space="preserve">The current effort </w:t>
      </w:r>
      <w:r w:rsidR="009F715B">
        <w:t xml:space="preserve">documented in this volume </w:t>
      </w:r>
      <w:r w:rsidRPr="009E4397">
        <w:t xml:space="preserve">reflects concepts developed within </w:t>
      </w:r>
      <w:r w:rsidR="00416E6E">
        <w:t>the</w:t>
      </w:r>
      <w:r w:rsidRPr="009E4397">
        <w:t xml:space="preserve"> rapidly evolving </w:t>
      </w:r>
      <w:r w:rsidR="00416E6E">
        <w:t xml:space="preserve">field of </w:t>
      </w:r>
      <w:r w:rsidRPr="009E4397">
        <w:t>Big Data.</w:t>
      </w:r>
    </w:p>
    <w:p w14:paraId="27D21530" w14:textId="77777777" w:rsidR="009D76F0" w:rsidRPr="009D76F0" w:rsidRDefault="009D76F0" w:rsidP="009D76F0">
      <w:bookmarkStart w:id="11" w:name="_Toc381341398"/>
      <w:bookmarkStart w:id="12" w:name="_Toc381341958"/>
      <w:bookmarkStart w:id="13" w:name="_Toc381342400"/>
      <w:bookmarkStart w:id="14" w:name="_Toc381342433"/>
      <w:bookmarkStart w:id="15" w:name="_Toc381342434"/>
      <w:bookmarkEnd w:id="11"/>
      <w:bookmarkEnd w:id="12"/>
      <w:bookmarkEnd w:id="13"/>
      <w:bookmarkEnd w:id="14"/>
    </w:p>
    <w:p w14:paraId="4183A742" w14:textId="77777777" w:rsidR="009D76F0" w:rsidRPr="009D76F0" w:rsidRDefault="009D76F0" w:rsidP="009D76F0">
      <w:pPr>
        <w:sectPr w:rsidR="009D76F0" w:rsidRPr="009D76F0" w:rsidSect="009C06AC">
          <w:footnotePr>
            <w:numFmt w:val="lowerLetter"/>
          </w:footnotePr>
          <w:endnotePr>
            <w:numFmt w:val="decimal"/>
          </w:endnotePr>
          <w:pgSz w:w="12240" w:h="15840" w:code="1"/>
          <w:pgMar w:top="1440" w:right="1440" w:bottom="1440" w:left="1440" w:header="576" w:footer="576" w:gutter="0"/>
          <w:pgNumType w:fmt="lowerRoman"/>
          <w:cols w:space="720"/>
          <w:docGrid w:linePitch="360"/>
        </w:sectPr>
      </w:pPr>
    </w:p>
    <w:p w14:paraId="72B45A20" w14:textId="12937A02" w:rsidR="00C5266F" w:rsidRPr="00F50BA1" w:rsidRDefault="00791727" w:rsidP="0059313C">
      <w:pPr>
        <w:pStyle w:val="Heading1"/>
      </w:pPr>
      <w:bookmarkStart w:id="16" w:name="_Toc415608088"/>
      <w:bookmarkStart w:id="17" w:name="_Toc476656630"/>
      <w:r w:rsidRPr="00F50BA1">
        <w:lastRenderedPageBreak/>
        <w:t>Introduction</w:t>
      </w:r>
      <w:bookmarkEnd w:id="10"/>
      <w:bookmarkEnd w:id="15"/>
      <w:bookmarkEnd w:id="16"/>
      <w:bookmarkEnd w:id="17"/>
    </w:p>
    <w:p w14:paraId="0BF284F3" w14:textId="1899E38F" w:rsidR="00791727" w:rsidRPr="00997FAD" w:rsidRDefault="00791727" w:rsidP="0059313C">
      <w:pPr>
        <w:pStyle w:val="Heading2"/>
      </w:pPr>
      <w:bookmarkStart w:id="18" w:name="_Toc376786281"/>
      <w:bookmarkStart w:id="19" w:name="_Toc381342435"/>
      <w:bookmarkStart w:id="20" w:name="_Toc415608089"/>
      <w:bookmarkStart w:id="21" w:name="_Toc476656631"/>
      <w:r w:rsidRPr="00997FAD">
        <w:t>Background</w:t>
      </w:r>
      <w:bookmarkEnd w:id="18"/>
      <w:bookmarkEnd w:id="19"/>
      <w:bookmarkEnd w:id="20"/>
      <w:bookmarkEnd w:id="21"/>
    </w:p>
    <w:p w14:paraId="19ECAAF2" w14:textId="5EDF6040" w:rsidR="00830E15" w:rsidRDefault="00830E15" w:rsidP="008C30C5">
      <w:bookmarkStart w:id="22" w:name="_Toc381342436"/>
      <w:r>
        <w:t xml:space="preserve">There is broad agreement among commercial, academic, and government leaders about the remarkable potential of Big Data to spark innovation, fuel commerce, and drive progress. </w:t>
      </w:r>
      <w:r w:rsidRPr="00E821A9">
        <w:t xml:space="preserve">Big Data is the common term used to describe the deluge of data in </w:t>
      </w:r>
      <w:r>
        <w:t xml:space="preserve">today’s </w:t>
      </w:r>
      <w:r w:rsidRPr="00E821A9">
        <w:t xml:space="preserve">networked, digitized, sensor-laden, </w:t>
      </w:r>
      <w:r>
        <w:t xml:space="preserve">and </w:t>
      </w:r>
      <w:r w:rsidRPr="00E821A9">
        <w:t>information</w:t>
      </w:r>
      <w:r>
        <w:t>-</w:t>
      </w:r>
      <w:r w:rsidRPr="00E821A9">
        <w:t>driven world.</w:t>
      </w:r>
      <w:r>
        <w:t xml:space="preserve"> </w:t>
      </w:r>
      <w:r w:rsidRPr="00E821A9">
        <w:t>The availability of vast data resources carries the potential to answer questions previously out of reach</w:t>
      </w:r>
      <w:r>
        <w:t>, including the following:</w:t>
      </w:r>
    </w:p>
    <w:p w14:paraId="2766B62B" w14:textId="37BDE366" w:rsidR="00830E15" w:rsidRDefault="00830E15" w:rsidP="00830E15">
      <w:pPr>
        <w:pStyle w:val="BDTextBulletList"/>
        <w:ind w:left="720"/>
      </w:pPr>
      <w:r w:rsidRPr="00E821A9">
        <w:t xml:space="preserve">How </w:t>
      </w:r>
      <w:r>
        <w:t>can</w:t>
      </w:r>
      <w:r w:rsidRPr="00E821A9">
        <w:t xml:space="preserve"> a potential pandemic </w:t>
      </w:r>
      <w:r>
        <w:t xml:space="preserve">reliably be detected </w:t>
      </w:r>
      <w:r w:rsidRPr="00E821A9">
        <w:t xml:space="preserve">early enough to intervene? </w:t>
      </w:r>
    </w:p>
    <w:p w14:paraId="2A676890" w14:textId="06A1D6A7" w:rsidR="00830E15" w:rsidRDefault="00830E15" w:rsidP="00830E15">
      <w:pPr>
        <w:pStyle w:val="BDTextBulletList"/>
        <w:ind w:left="720"/>
      </w:pPr>
      <w:r w:rsidRPr="00E821A9">
        <w:t xml:space="preserve">Can new materials with advanced properties </w:t>
      </w:r>
      <w:r>
        <w:t xml:space="preserve">be predicted </w:t>
      </w:r>
      <w:r w:rsidRPr="00E821A9">
        <w:t xml:space="preserve">before these materials have ever been synthesized? </w:t>
      </w:r>
    </w:p>
    <w:p w14:paraId="5C232717" w14:textId="02B43940" w:rsidR="00830E15" w:rsidRDefault="00830E15" w:rsidP="00830E15">
      <w:pPr>
        <w:pStyle w:val="BDTextBulletList"/>
        <w:ind w:left="720"/>
      </w:pPr>
      <w:r w:rsidRPr="00E821A9">
        <w:t xml:space="preserve">How can the current advantage of the attacker over the defender in guarding against </w:t>
      </w:r>
      <w:r>
        <w:t>cyber-</w:t>
      </w:r>
      <w:r w:rsidRPr="00E821A9">
        <w:t>security threats</w:t>
      </w:r>
      <w:r>
        <w:t xml:space="preserve"> be reversed</w:t>
      </w:r>
      <w:r w:rsidRPr="00E821A9">
        <w:t xml:space="preserve">? </w:t>
      </w:r>
    </w:p>
    <w:p w14:paraId="4B9F81D5" w14:textId="4ADE1B78" w:rsidR="00830E15" w:rsidRPr="00AB4591" w:rsidRDefault="00830E15" w:rsidP="00830E15">
      <w:r>
        <w:t>T</w:t>
      </w:r>
      <w:r w:rsidRPr="00AB4591">
        <w:t xml:space="preserve">here is also broad agreement on the ability of Big Data to overwhelm traditional approaches. The </w:t>
      </w:r>
      <w:r>
        <w:t xml:space="preserve">growth </w:t>
      </w:r>
      <w:r w:rsidRPr="00AB4591">
        <w:t>rate</w:t>
      </w:r>
      <w:r>
        <w:t>s</w:t>
      </w:r>
      <w:r w:rsidRPr="00AB4591">
        <w:t xml:space="preserve"> </w:t>
      </w:r>
      <w:r>
        <w:t xml:space="preserve">for </w:t>
      </w:r>
      <w:r w:rsidRPr="00AB4591">
        <w:t xml:space="preserve">data volumes, speeds, and complexity </w:t>
      </w:r>
      <w:r>
        <w:t>are</w:t>
      </w:r>
      <w:r w:rsidRPr="00AB4591">
        <w:t xml:space="preserve"> outpacing scientific and technological advances in data analytics, management, transport, and </w:t>
      </w:r>
      <w:r>
        <w:t>data user spheres</w:t>
      </w:r>
      <w:r w:rsidRPr="00AB4591">
        <w:t xml:space="preserve">. </w:t>
      </w:r>
    </w:p>
    <w:p w14:paraId="4144B879" w14:textId="15235220" w:rsidR="00830E15" w:rsidRPr="00AB4591" w:rsidRDefault="00830E15" w:rsidP="00830E15">
      <w:r w:rsidRPr="00AB4591">
        <w:t>Despite widespread agreement on the inherent opportunities and current limitations of Big Data, a lack</w:t>
      </w:r>
      <w:r w:rsidR="005351E6">
        <w:t xml:space="preserve"> of consensus on some important</w:t>
      </w:r>
      <w:r w:rsidRPr="00AB4591">
        <w:t xml:space="preserve"> fundamental questions continues to confuse potential users and stymie progress. These questions include the following: </w:t>
      </w:r>
    </w:p>
    <w:p w14:paraId="0465C99C" w14:textId="77777777" w:rsidR="00830E15" w:rsidRPr="00683900" w:rsidRDefault="00830E15" w:rsidP="00830E15">
      <w:pPr>
        <w:pStyle w:val="BDTextBulletList"/>
        <w:ind w:left="720"/>
      </w:pPr>
      <w:r w:rsidRPr="00683900">
        <w:t xml:space="preserve">What attributes define Big Data solutions? </w:t>
      </w:r>
    </w:p>
    <w:p w14:paraId="4FF41C5E" w14:textId="77777777" w:rsidR="00830E15" w:rsidRPr="00683900" w:rsidRDefault="00830E15" w:rsidP="00830E15">
      <w:pPr>
        <w:pStyle w:val="BDTextBulletList"/>
        <w:ind w:left="720"/>
      </w:pPr>
      <w:r w:rsidRPr="00683900">
        <w:t xml:space="preserve">How is Big Data different from traditional data environments and related applications? </w:t>
      </w:r>
    </w:p>
    <w:p w14:paraId="62F132EA" w14:textId="77777777" w:rsidR="00830E15" w:rsidRPr="00683900" w:rsidRDefault="00830E15" w:rsidP="00830E15">
      <w:pPr>
        <w:pStyle w:val="BDTextBulletList"/>
        <w:ind w:left="720"/>
      </w:pPr>
      <w:r w:rsidRPr="00683900">
        <w:t xml:space="preserve">What are the essential characteristics of Big Data environments? </w:t>
      </w:r>
    </w:p>
    <w:p w14:paraId="5A3B2302" w14:textId="77777777" w:rsidR="00830E15" w:rsidRPr="00683900" w:rsidRDefault="00830E15" w:rsidP="00830E15">
      <w:pPr>
        <w:pStyle w:val="BDTextBulletList"/>
        <w:ind w:left="720"/>
      </w:pPr>
      <w:r w:rsidRPr="00683900">
        <w:t xml:space="preserve">How do these environments integrate with currently deployed architectures? </w:t>
      </w:r>
    </w:p>
    <w:p w14:paraId="29BAE210" w14:textId="77777777" w:rsidR="00830E15" w:rsidRPr="00683900" w:rsidRDefault="00830E15" w:rsidP="00830E15">
      <w:pPr>
        <w:pStyle w:val="BDTextBulletList"/>
        <w:ind w:left="720"/>
      </w:pPr>
      <w:r w:rsidRPr="00683900">
        <w:t>What are the central scientific, technological, and standardization challenges that need to be addressed to accelerate the deployment of robust Big Data solutions?</w:t>
      </w:r>
    </w:p>
    <w:p w14:paraId="017F4D98" w14:textId="532A555E" w:rsidR="00830E15" w:rsidRDefault="00830E15" w:rsidP="00830E15">
      <w:r w:rsidRPr="00E821A9">
        <w:t>Within this context, o</w:t>
      </w:r>
      <w:r>
        <w:t>n March 29, 2012,</w:t>
      </w:r>
      <w:r w:rsidRPr="00E821A9">
        <w:t xml:space="preserve"> </w:t>
      </w:r>
      <w:r>
        <w:t>t</w:t>
      </w:r>
      <w:r w:rsidRPr="00E821A9">
        <w:t>he White House announced the Big Data Research and Development Initiative</w:t>
      </w:r>
      <w:r>
        <w:t>.</w:t>
      </w:r>
      <w:r w:rsidRPr="00E821A9">
        <w:rPr>
          <w:rStyle w:val="EndnoteReference"/>
        </w:rPr>
        <w:endnoteReference w:id="2"/>
      </w:r>
      <w:r w:rsidRPr="00E821A9">
        <w:t xml:space="preserve"> The initiative’s goals </w:t>
      </w:r>
      <w:r>
        <w:t>include</w:t>
      </w:r>
      <w:r w:rsidRPr="00E821A9">
        <w:t xml:space="preserve"> help</w:t>
      </w:r>
      <w:r>
        <w:t>ing to</w:t>
      </w:r>
      <w:r w:rsidRPr="00E821A9">
        <w:t xml:space="preserve"> accelerate the pace of discovery in science and engineering, strengthen</w:t>
      </w:r>
      <w:r>
        <w:t>ing</w:t>
      </w:r>
      <w:r w:rsidRPr="00E821A9">
        <w:t xml:space="preserve"> national security, and transform</w:t>
      </w:r>
      <w:r>
        <w:t>ing</w:t>
      </w:r>
      <w:r w:rsidRPr="00E821A9">
        <w:t xml:space="preserve"> teaching and learning by improving </w:t>
      </w:r>
      <w:r>
        <w:t>the</w:t>
      </w:r>
      <w:r w:rsidRPr="00E821A9">
        <w:t xml:space="preserve"> ability to extract knowledge and insights from large and complex collections of digital data.</w:t>
      </w:r>
    </w:p>
    <w:p w14:paraId="0BD0622A" w14:textId="77777777" w:rsidR="00830E15" w:rsidRDefault="00830E15" w:rsidP="00830E15">
      <w:r w:rsidRPr="00E821A9">
        <w:t xml:space="preserve">Six </w:t>
      </w:r>
      <w:r>
        <w:t>f</w:t>
      </w:r>
      <w:r w:rsidRPr="00E821A9">
        <w:t>ederal departments and their agencies announced more than $200 million in commitments</w:t>
      </w:r>
      <w:r>
        <w:t xml:space="preserve"> </w:t>
      </w:r>
      <w:r w:rsidRPr="00E821A9">
        <w:t xml:space="preserve">spread across </w:t>
      </w:r>
      <w:r>
        <w:t xml:space="preserve">more than </w:t>
      </w:r>
      <w:r w:rsidRPr="00E821A9">
        <w:t>80 projects</w:t>
      </w:r>
      <w:r>
        <w:t>, which</w:t>
      </w:r>
      <w:r w:rsidRPr="00E821A9">
        <w:t xml:space="preserve"> aim to significantly improve the tools and techniques needed to access, organize, and </w:t>
      </w:r>
      <w:r>
        <w:t>draw conclusions</w:t>
      </w:r>
      <w:r w:rsidRPr="00E821A9">
        <w:t xml:space="preserve"> from huge volumes of digital data. The initiative also challenged industry, research universities, and nonprofits to join with the </w:t>
      </w:r>
      <w:r>
        <w:t>f</w:t>
      </w:r>
      <w:r w:rsidRPr="00E821A9">
        <w:t>ederal government to make the most of the opportunities created by Big Data.</w:t>
      </w:r>
      <w:r>
        <w:t xml:space="preserve"> </w:t>
      </w:r>
    </w:p>
    <w:p w14:paraId="5452A399" w14:textId="64ECC4FD" w:rsidR="00830E15" w:rsidRDefault="00830E15" w:rsidP="00830E15">
      <w:r>
        <w:t>Motivated by the White House initiative and public suggestions, the National Institute of Standards and Technology (NIST) has accepted the challenge to stimulate collaboration among industry professionals to further the secure and effective adoption of Big Data. As one result of NIST’s Cloud and Big Data Forum held on January 15–17, 2013, there was strong encouragement for NIST to create a public working group for the development of a Big Data Interoperability Framework. Forum participants noted that this roadmap should define and prioritize Big Data requirements, including interoperability, portability, reusability, extensibility, data usage, analytics, and technology infrastructure. In doing so, the roadmap would accelerate the adoption of the most secure and effective Big Data techniques and technology.</w:t>
      </w:r>
    </w:p>
    <w:p w14:paraId="015B0EB9" w14:textId="70ECF687" w:rsidR="00830E15" w:rsidRDefault="00830E15" w:rsidP="00830E15">
      <w:r>
        <w:t xml:space="preserve">On June 19, 2013, the NIST Big Data Public Working Group (NBD-PWG) was launched with extensive participation by industry, academia, and government from across the nation. The scope of the NBD-PWG </w:t>
      </w:r>
      <w:r>
        <w:lastRenderedPageBreak/>
        <w:t>involves forming a community of interests from all sectors—including industry, academia, and government—with the goal of developing consensus on definitions, taxonomies, secure reference arch</w:t>
      </w:r>
      <w:r w:rsidR="006E5131">
        <w:t>itectures, security and privacy</w:t>
      </w:r>
      <w:r>
        <w:t>, and</w:t>
      </w:r>
      <w:r>
        <w:sym w:font="Symbol" w:char="F0BE"/>
      </w:r>
      <w:r>
        <w:t>from these</w:t>
      </w:r>
      <w:r>
        <w:sym w:font="Symbol" w:char="F0BE"/>
      </w:r>
      <w:r>
        <w:t xml:space="preserve">a </w:t>
      </w:r>
      <w:r w:rsidR="006E5131">
        <w:t>standards</w:t>
      </w:r>
      <w:r>
        <w:t xml:space="preserve"> roadmap. Such a consensus would create a vendor-neutral, technology- and infrastructure-independent framework that would enable Big Data stakeholders to identify and use the best analytics tools for their processing and visualization requirements on the most suitable computing platform and cluster, while also allowing value-added from Big Data service providers.</w:t>
      </w:r>
    </w:p>
    <w:p w14:paraId="1D507AD1" w14:textId="608D70C5" w:rsidR="00830E15" w:rsidRPr="006C603E" w:rsidRDefault="00830E15" w:rsidP="00830E15">
      <w:r w:rsidRPr="00632780">
        <w:t xml:space="preserve">The </w:t>
      </w:r>
      <w:r w:rsidRPr="00632780">
        <w:rPr>
          <w:i/>
        </w:rPr>
        <w:t>NIST Big Data Interoperability Framework</w:t>
      </w:r>
      <w:r w:rsidRPr="00632780">
        <w:t xml:space="preserve"> consists of seven volumes, each of which addresses a specific key topic, resulting from the work of the NBD-PWG. </w:t>
      </w:r>
      <w:r>
        <w:t>The seven volumes are:</w:t>
      </w:r>
    </w:p>
    <w:p w14:paraId="338472D4" w14:textId="77777777" w:rsidR="00830E15" w:rsidRDefault="00830E15" w:rsidP="00830E15">
      <w:pPr>
        <w:pStyle w:val="BDTextBulletList"/>
        <w:ind w:left="720"/>
      </w:pPr>
      <w:r>
        <w:t>Volume 1, Definitions</w:t>
      </w:r>
    </w:p>
    <w:p w14:paraId="7B35F841" w14:textId="77777777" w:rsidR="00830E15" w:rsidRDefault="00830E15" w:rsidP="00830E15">
      <w:pPr>
        <w:pStyle w:val="BDTextBulletList"/>
        <w:ind w:left="720"/>
      </w:pPr>
      <w:r>
        <w:t xml:space="preserve">Volume 2, Taxonomies </w:t>
      </w:r>
    </w:p>
    <w:p w14:paraId="6081D7E0" w14:textId="77777777" w:rsidR="00830E15" w:rsidRDefault="00830E15" w:rsidP="00830E15">
      <w:pPr>
        <w:pStyle w:val="BDTextBulletList"/>
        <w:ind w:left="720"/>
      </w:pPr>
      <w:r>
        <w:t>Volume 3, Use Cases and General Requirements</w:t>
      </w:r>
    </w:p>
    <w:p w14:paraId="70439100" w14:textId="77777777" w:rsidR="00830E15" w:rsidRDefault="00830E15" w:rsidP="00830E15">
      <w:pPr>
        <w:pStyle w:val="BDTextBulletList"/>
        <w:ind w:left="720"/>
      </w:pPr>
      <w:r>
        <w:t xml:space="preserve">Volume 4, Security and Privacy </w:t>
      </w:r>
    </w:p>
    <w:p w14:paraId="6B1EAB07" w14:textId="77777777" w:rsidR="00830E15" w:rsidRDefault="00830E15" w:rsidP="00830E15">
      <w:pPr>
        <w:pStyle w:val="BDTextBulletList"/>
        <w:ind w:left="720"/>
      </w:pPr>
      <w:r>
        <w:t>Volume 5, Architectures White Paper Survey</w:t>
      </w:r>
    </w:p>
    <w:p w14:paraId="12941951" w14:textId="77777777" w:rsidR="00830E15" w:rsidRDefault="00830E15" w:rsidP="00830E15">
      <w:pPr>
        <w:pStyle w:val="BDTextBulletList"/>
        <w:ind w:left="720"/>
      </w:pPr>
      <w:r>
        <w:t>Volume 6, Reference Architecture</w:t>
      </w:r>
    </w:p>
    <w:p w14:paraId="569BEFF2" w14:textId="77777777" w:rsidR="00830E15" w:rsidRDefault="00830E15" w:rsidP="00830E15">
      <w:pPr>
        <w:pStyle w:val="BDTextBulletList"/>
        <w:ind w:left="720"/>
      </w:pPr>
      <w:r>
        <w:t>Volume 7, Standards Roadmap</w:t>
      </w:r>
    </w:p>
    <w:p w14:paraId="1D0FC437" w14:textId="2B7618F6" w:rsidR="00E01F42" w:rsidRDefault="00E01F42" w:rsidP="00830E15">
      <w:pPr>
        <w:pStyle w:val="BDTextBulletList"/>
        <w:ind w:left="720"/>
      </w:pPr>
      <w:r>
        <w:t>Volume 8, Interfaces</w:t>
      </w:r>
    </w:p>
    <w:p w14:paraId="3751079B" w14:textId="2B8C9F5C" w:rsidR="00830E15" w:rsidRPr="005A0799" w:rsidRDefault="00830E15" w:rsidP="00830E15">
      <w:pPr>
        <w:rPr>
          <w:color w:val="000000"/>
        </w:rPr>
      </w:pPr>
      <w:r w:rsidRPr="005A0799">
        <w:rPr>
          <w:color w:val="000000"/>
        </w:rPr>
        <w:t xml:space="preserve">The </w:t>
      </w:r>
      <w:r w:rsidRPr="00632780">
        <w:rPr>
          <w:i/>
        </w:rPr>
        <w:t>NIST Big Data Interoperability Framework</w:t>
      </w:r>
      <w:r w:rsidRPr="00632780">
        <w:t xml:space="preserve"> </w:t>
      </w:r>
      <w:r w:rsidRPr="005A0799">
        <w:rPr>
          <w:color w:val="000000"/>
        </w:rPr>
        <w:t>will be released in three versions, which correspond to the three stages of the NBD-PWG work. The three stages aim to achieve the following</w:t>
      </w:r>
      <w:r w:rsidR="00586605">
        <w:rPr>
          <w:color w:val="000000"/>
        </w:rPr>
        <w:t xml:space="preserve"> with respect to the </w:t>
      </w:r>
      <w:r w:rsidR="003C15B8">
        <w:rPr>
          <w:color w:val="000000"/>
        </w:rPr>
        <w:t>NIST Big Data Reference Architecture (</w:t>
      </w:r>
      <w:r w:rsidR="00586605">
        <w:rPr>
          <w:color w:val="000000"/>
        </w:rPr>
        <w:t>NBDRA</w:t>
      </w:r>
      <w:r w:rsidR="003C15B8">
        <w:rPr>
          <w:color w:val="000000"/>
        </w:rPr>
        <w:t>.)</w:t>
      </w:r>
    </w:p>
    <w:p w14:paraId="3A9DA657" w14:textId="1CA3AFB3" w:rsidR="00830E15" w:rsidRPr="005A0799" w:rsidRDefault="00830E15" w:rsidP="005153E5">
      <w:pPr>
        <w:pStyle w:val="ListParagraph"/>
        <w:numPr>
          <w:ilvl w:val="0"/>
          <w:numId w:val="13"/>
        </w:numPr>
        <w:ind w:left="1008" w:hanging="720"/>
        <w:rPr>
          <w:color w:val="000000"/>
        </w:rPr>
      </w:pPr>
      <w:r>
        <w:rPr>
          <w:color w:val="000000"/>
        </w:rPr>
        <w:t xml:space="preserve"> </w:t>
      </w:r>
      <w:r w:rsidRPr="005A0799">
        <w:rPr>
          <w:color w:val="000000"/>
        </w:rPr>
        <w:t>Identify the high-level Big Data reference architecture key components</w:t>
      </w:r>
      <w:r>
        <w:rPr>
          <w:color w:val="000000"/>
        </w:rPr>
        <w:t>,</w:t>
      </w:r>
      <w:r w:rsidRPr="005A0799">
        <w:rPr>
          <w:color w:val="000000"/>
        </w:rPr>
        <w:t xml:space="preserve"> which are technology</w:t>
      </w:r>
      <w:r w:rsidR="005351E6">
        <w:rPr>
          <w:color w:val="000000"/>
        </w:rPr>
        <w:t>-</w:t>
      </w:r>
      <w:r w:rsidRPr="005A0799">
        <w:rPr>
          <w:color w:val="000000"/>
        </w:rPr>
        <w:t>, infr</w:t>
      </w:r>
      <w:r>
        <w:rPr>
          <w:color w:val="000000"/>
        </w:rPr>
        <w:t>astructure</w:t>
      </w:r>
      <w:r w:rsidR="005351E6">
        <w:rPr>
          <w:color w:val="000000"/>
        </w:rPr>
        <w:t>-</w:t>
      </w:r>
      <w:r>
        <w:rPr>
          <w:color w:val="000000"/>
        </w:rPr>
        <w:t>, and vendor</w:t>
      </w:r>
      <w:r w:rsidR="005351E6">
        <w:rPr>
          <w:color w:val="000000"/>
        </w:rPr>
        <w:t>-</w:t>
      </w:r>
      <w:r>
        <w:rPr>
          <w:color w:val="000000"/>
        </w:rPr>
        <w:t>agnostic</w:t>
      </w:r>
      <w:r w:rsidR="005351E6">
        <w:rPr>
          <w:color w:val="000000"/>
        </w:rPr>
        <w:t>;</w:t>
      </w:r>
    </w:p>
    <w:p w14:paraId="4D033A10" w14:textId="4E983A3F" w:rsidR="00830E15" w:rsidRPr="005A0799" w:rsidRDefault="00830E15" w:rsidP="005153E5">
      <w:pPr>
        <w:pStyle w:val="ListParagraph"/>
        <w:numPr>
          <w:ilvl w:val="0"/>
          <w:numId w:val="13"/>
        </w:numPr>
        <w:ind w:left="1008" w:hanging="720"/>
        <w:rPr>
          <w:color w:val="000000"/>
        </w:rPr>
      </w:pPr>
      <w:r>
        <w:rPr>
          <w:color w:val="000000"/>
        </w:rPr>
        <w:t xml:space="preserve"> </w:t>
      </w:r>
      <w:r w:rsidRPr="005A0799">
        <w:rPr>
          <w:color w:val="000000"/>
        </w:rPr>
        <w:t>Define general interfaces between the NBDRA components</w:t>
      </w:r>
      <w:r w:rsidR="005351E6">
        <w:rPr>
          <w:color w:val="000000"/>
        </w:rPr>
        <w:t>; and</w:t>
      </w:r>
    </w:p>
    <w:p w14:paraId="0FD74537" w14:textId="40FF6305" w:rsidR="00830E15" w:rsidRPr="005A0799" w:rsidRDefault="00830E15" w:rsidP="005153E5">
      <w:pPr>
        <w:pStyle w:val="ListParagraph"/>
        <w:numPr>
          <w:ilvl w:val="0"/>
          <w:numId w:val="13"/>
        </w:numPr>
        <w:ind w:left="1008" w:hanging="720"/>
        <w:rPr>
          <w:color w:val="000000"/>
        </w:rPr>
      </w:pPr>
      <w:r>
        <w:rPr>
          <w:color w:val="000000"/>
        </w:rPr>
        <w:t xml:space="preserve"> </w:t>
      </w:r>
      <w:r w:rsidRPr="005A0799">
        <w:rPr>
          <w:color w:val="000000"/>
        </w:rPr>
        <w:t>Validate the NBDRA by building Big Data general applications through the general interfaces</w:t>
      </w:r>
      <w:r w:rsidR="005351E6">
        <w:rPr>
          <w:color w:val="000000"/>
        </w:rPr>
        <w:t>.</w:t>
      </w:r>
    </w:p>
    <w:p w14:paraId="04593436" w14:textId="50871ACF" w:rsidR="00FD7AC2" w:rsidRDefault="00830E15" w:rsidP="00830E15">
      <w:r w:rsidRPr="001C3F8C">
        <w:t>Potential areas of future work for the Subgroup during stage 2 are highlighted in Section 1.5 of this volume. The current effort documented in this volume reflects concepts developed within the rapidly evolving field of Big Data.</w:t>
      </w:r>
    </w:p>
    <w:p w14:paraId="6D34B71C" w14:textId="50AEA86B" w:rsidR="00791727" w:rsidRPr="00683900" w:rsidRDefault="00F62EA7" w:rsidP="0059313C">
      <w:pPr>
        <w:pStyle w:val="Heading2"/>
      </w:pPr>
      <w:bookmarkStart w:id="23" w:name="_Toc415608090"/>
      <w:bookmarkStart w:id="24" w:name="_Toc476656632"/>
      <w:r w:rsidRPr="00683900">
        <w:t xml:space="preserve">Scope and </w:t>
      </w:r>
      <w:bookmarkStart w:id="25" w:name="_Toc381095703"/>
      <w:bookmarkStart w:id="26" w:name="_Toc381202467"/>
      <w:bookmarkStart w:id="27" w:name="_Toc381202523"/>
      <w:bookmarkStart w:id="28" w:name="_Toc381202607"/>
      <w:bookmarkStart w:id="29" w:name="_Toc381095704"/>
      <w:bookmarkStart w:id="30" w:name="_Toc381202468"/>
      <w:bookmarkStart w:id="31" w:name="_Toc381202524"/>
      <w:bookmarkStart w:id="32" w:name="_Toc381202608"/>
      <w:bookmarkStart w:id="33" w:name="_Toc381095705"/>
      <w:bookmarkStart w:id="34" w:name="_Toc381202469"/>
      <w:bookmarkStart w:id="35" w:name="_Toc381202525"/>
      <w:bookmarkStart w:id="36" w:name="_Toc381202609"/>
      <w:bookmarkStart w:id="37" w:name="_Toc381095706"/>
      <w:bookmarkStart w:id="38" w:name="_Toc381202470"/>
      <w:bookmarkStart w:id="39" w:name="_Toc381202526"/>
      <w:bookmarkStart w:id="40" w:name="_Toc381202610"/>
      <w:bookmarkStart w:id="41" w:name="_Toc381095707"/>
      <w:bookmarkStart w:id="42" w:name="_Toc381202471"/>
      <w:bookmarkStart w:id="43" w:name="_Toc381202527"/>
      <w:bookmarkStart w:id="44" w:name="_Toc381202611"/>
      <w:bookmarkStart w:id="45" w:name="_Toc381095708"/>
      <w:bookmarkStart w:id="46" w:name="_Toc381202472"/>
      <w:bookmarkStart w:id="47" w:name="_Toc381202528"/>
      <w:bookmarkStart w:id="48" w:name="_Toc381202612"/>
      <w:bookmarkStart w:id="49" w:name="_Toc381095709"/>
      <w:bookmarkStart w:id="50" w:name="_Toc381202473"/>
      <w:bookmarkStart w:id="51" w:name="_Toc381202529"/>
      <w:bookmarkStart w:id="52" w:name="_Toc381202613"/>
      <w:bookmarkStart w:id="53" w:name="_Toc381095710"/>
      <w:bookmarkStart w:id="54" w:name="_Toc381202474"/>
      <w:bookmarkStart w:id="55" w:name="_Toc381202530"/>
      <w:bookmarkStart w:id="56" w:name="_Toc381202614"/>
      <w:bookmarkStart w:id="57" w:name="_Toc381095711"/>
      <w:bookmarkStart w:id="58" w:name="_Toc381202475"/>
      <w:bookmarkStart w:id="59" w:name="_Toc381202531"/>
      <w:bookmarkStart w:id="60" w:name="_Toc381202615"/>
      <w:bookmarkStart w:id="61" w:name="_Toc381095712"/>
      <w:bookmarkStart w:id="62" w:name="_Toc381202476"/>
      <w:bookmarkStart w:id="63" w:name="_Toc381202532"/>
      <w:bookmarkStart w:id="64" w:name="_Toc381202616"/>
      <w:bookmarkStart w:id="65" w:name="_Toc376786282"/>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r w:rsidR="00791727" w:rsidRPr="00683900">
        <w:t>Objectives</w:t>
      </w:r>
      <w:bookmarkEnd w:id="65"/>
      <w:r w:rsidR="00647B30" w:rsidRPr="00683900">
        <w:t xml:space="preserve"> of the Reference Architectures </w:t>
      </w:r>
      <w:r w:rsidR="004D0B9D" w:rsidRPr="00683900">
        <w:t>Subg</w:t>
      </w:r>
      <w:r w:rsidR="00647B30" w:rsidRPr="00683900">
        <w:t>roup</w:t>
      </w:r>
      <w:bookmarkEnd w:id="22"/>
      <w:bookmarkEnd w:id="23"/>
      <w:bookmarkEnd w:id="24"/>
    </w:p>
    <w:p w14:paraId="1A618F8E" w14:textId="77777777" w:rsidR="004A1682" w:rsidRDefault="00647B30" w:rsidP="00683900">
      <w:r>
        <w:t>R</w:t>
      </w:r>
      <w:r w:rsidR="00791727">
        <w:t>eference architecture</w:t>
      </w:r>
      <w:r w:rsidR="00847E6D">
        <w:t>s</w:t>
      </w:r>
      <w:r w:rsidR="00791727" w:rsidRPr="02EE3B13">
        <w:t xml:space="preserve"> </w:t>
      </w:r>
      <w:r w:rsidR="00791727" w:rsidRPr="001210BB">
        <w:t>provide “an authoritative source of information about a specific subject area that guides and constrains the instantiations of multiple architectures and solutions</w:t>
      </w:r>
      <w:r w:rsidRPr="02EE3B13">
        <w:t>.</w:t>
      </w:r>
      <w:r w:rsidR="00791727" w:rsidRPr="02EE3B13">
        <w:t>”</w:t>
      </w:r>
      <w:r w:rsidR="00272580" w:rsidRPr="02EE3B13">
        <w:t xml:space="preserve"> </w:t>
      </w:r>
      <w:r w:rsidR="003965DB" w:rsidRPr="0EF1C87E">
        <w:rPr>
          <w:rStyle w:val="EndnoteReference"/>
        </w:rPr>
        <w:endnoteReference w:id="3"/>
      </w:r>
      <w:r w:rsidR="003965DB" w:rsidRPr="02EE3B13">
        <w:t xml:space="preserve"> </w:t>
      </w:r>
      <w:r w:rsidR="00791727">
        <w:t>Reference a</w:t>
      </w:r>
      <w:r w:rsidR="00791727" w:rsidRPr="001210BB">
        <w:t xml:space="preserve">rchitectures generally serve as a foundation for solution architectures </w:t>
      </w:r>
      <w:r w:rsidR="00791727">
        <w:t xml:space="preserve">and </w:t>
      </w:r>
      <w:r w:rsidR="00791727" w:rsidRPr="001210BB">
        <w:t xml:space="preserve">may also be used for comparison and alignment </w:t>
      </w:r>
      <w:r w:rsidR="005A1F85">
        <w:t>of instantiations of architectures and solutions</w:t>
      </w:r>
      <w:r w:rsidR="00791727" w:rsidRPr="02EE3B13">
        <w:t xml:space="preserve">. </w:t>
      </w:r>
    </w:p>
    <w:p w14:paraId="2BCD0118" w14:textId="77777777" w:rsidR="00A90DEE" w:rsidRDefault="00791727" w:rsidP="00683900">
      <w:r>
        <w:t>The goal</w:t>
      </w:r>
      <w:r w:rsidRPr="001210BB">
        <w:t xml:space="preserve"> of</w:t>
      </w:r>
      <w:r>
        <w:t xml:space="preserve"> the </w:t>
      </w:r>
      <w:r w:rsidR="000F134D">
        <w:t xml:space="preserve">NBD-PWG </w:t>
      </w:r>
      <w:r>
        <w:t xml:space="preserve">Reference Architecture </w:t>
      </w:r>
      <w:r w:rsidR="00E539B0">
        <w:t>S</w:t>
      </w:r>
      <w:r w:rsidR="004D0B9D">
        <w:t>ub</w:t>
      </w:r>
      <w:r>
        <w:t>group</w:t>
      </w:r>
      <w:r w:rsidR="004D0B9D">
        <w:t xml:space="preserve"> </w:t>
      </w:r>
      <w:r w:rsidR="007A53C3">
        <w:t>is</w:t>
      </w:r>
      <w:r>
        <w:t xml:space="preserve"> to develop</w:t>
      </w:r>
      <w:r w:rsidRPr="001210BB">
        <w:t xml:space="preserve"> a</w:t>
      </w:r>
      <w:r w:rsidR="00437E5D">
        <w:t>n open reference architecture for</w:t>
      </w:r>
      <w:r>
        <w:t xml:space="preserve"> Big Data that</w:t>
      </w:r>
      <w:r w:rsidR="001F7293">
        <w:t xml:space="preserve"> achieves the following objectives</w:t>
      </w:r>
      <w:r>
        <w:t>:</w:t>
      </w:r>
    </w:p>
    <w:p w14:paraId="72AFCCA2" w14:textId="20869262" w:rsidR="00CA379D" w:rsidRPr="00683900" w:rsidRDefault="00791727" w:rsidP="00683900">
      <w:pPr>
        <w:pStyle w:val="BDTextBulletList"/>
      </w:pPr>
      <w:r w:rsidRPr="00683900">
        <w:t>Provide</w:t>
      </w:r>
      <w:r w:rsidR="00907C6E">
        <w:t>s</w:t>
      </w:r>
      <w:r w:rsidRPr="00683900">
        <w:t xml:space="preserve"> a common language for the various stakeholders</w:t>
      </w:r>
      <w:r w:rsidR="005351E6">
        <w:t>;</w:t>
      </w:r>
    </w:p>
    <w:p w14:paraId="5D4A57AA" w14:textId="65AA6BBA" w:rsidR="00CA379D" w:rsidRPr="00683900" w:rsidRDefault="00791727" w:rsidP="00683900">
      <w:pPr>
        <w:pStyle w:val="BDTextBulletList"/>
      </w:pPr>
      <w:r w:rsidRPr="00683900">
        <w:t>Encourage</w:t>
      </w:r>
      <w:r w:rsidR="00907C6E">
        <w:t>s</w:t>
      </w:r>
      <w:r w:rsidRPr="00683900">
        <w:t xml:space="preserve"> adherence to common standards, specifications, and patterns</w:t>
      </w:r>
      <w:r w:rsidR="005351E6">
        <w:t>;</w:t>
      </w:r>
    </w:p>
    <w:p w14:paraId="0811F57E" w14:textId="55F3AC44" w:rsidR="00CA379D" w:rsidRDefault="00791727" w:rsidP="00683900">
      <w:pPr>
        <w:pStyle w:val="BDTextBulletList"/>
      </w:pPr>
      <w:r w:rsidRPr="00683900">
        <w:t>Provide</w:t>
      </w:r>
      <w:r w:rsidR="00907C6E">
        <w:t>s</w:t>
      </w:r>
      <w:r w:rsidRPr="00683900">
        <w:t xml:space="preserve"> consisten</w:t>
      </w:r>
      <w:r w:rsidR="00F62EA7" w:rsidRPr="00683900">
        <w:t>t methods for</w:t>
      </w:r>
      <w:r w:rsidRPr="00683900">
        <w:t xml:space="preserve"> implementation of technology to solve similar problem sets</w:t>
      </w:r>
      <w:r w:rsidR="005351E6">
        <w:t>;</w:t>
      </w:r>
    </w:p>
    <w:p w14:paraId="3403A95B" w14:textId="13D75958" w:rsidR="00B979DA" w:rsidRPr="00683900" w:rsidRDefault="00B979DA" w:rsidP="00B979DA">
      <w:pPr>
        <w:pStyle w:val="BDTextBulletList"/>
      </w:pPr>
      <w:r w:rsidRPr="00683900">
        <w:t>Illustrate</w:t>
      </w:r>
      <w:r w:rsidR="00907C6E">
        <w:t>s</w:t>
      </w:r>
      <w:r w:rsidRPr="00683900">
        <w:t xml:space="preserve"> and improve</w:t>
      </w:r>
      <w:r w:rsidR="00907C6E">
        <w:t>s</w:t>
      </w:r>
      <w:r w:rsidRPr="00683900">
        <w:t xml:space="preserve"> understanding of the various Big Data components, processes, and systems, in the context of </w:t>
      </w:r>
      <w:r w:rsidR="00BB4EB6">
        <w:t xml:space="preserve">a </w:t>
      </w:r>
      <w:r w:rsidRPr="00683900">
        <w:t>vendor</w:t>
      </w:r>
      <w:r w:rsidR="009347C5">
        <w:t>-</w:t>
      </w:r>
      <w:r w:rsidRPr="00683900">
        <w:t xml:space="preserve"> and technology</w:t>
      </w:r>
      <w:r w:rsidR="00437E5D">
        <w:t>-</w:t>
      </w:r>
      <w:r w:rsidRPr="00683900">
        <w:t>agnostic Big Data conceptual model</w:t>
      </w:r>
      <w:r w:rsidR="005351E6">
        <w:t>;</w:t>
      </w:r>
      <w:r w:rsidRPr="00683900">
        <w:t xml:space="preserve"> </w:t>
      </w:r>
    </w:p>
    <w:p w14:paraId="0B84E5F3" w14:textId="44A4FA92" w:rsidR="00B979DA" w:rsidRPr="00683900" w:rsidRDefault="00B979DA" w:rsidP="00B979DA">
      <w:pPr>
        <w:pStyle w:val="BDTextBulletList"/>
      </w:pPr>
      <w:r w:rsidRPr="00683900">
        <w:t>Provide</w:t>
      </w:r>
      <w:r w:rsidR="00907C6E">
        <w:t>s</w:t>
      </w:r>
      <w:r w:rsidRPr="00683900">
        <w:t xml:space="preserve"> a technical reference for U.S. </w:t>
      </w:r>
      <w:r w:rsidR="00BB4EB6" w:rsidRPr="00683900">
        <w:t xml:space="preserve">government </w:t>
      </w:r>
      <w:r w:rsidRPr="00683900">
        <w:t>departments, agencies, and other consumers to understand, discuss, categorize</w:t>
      </w:r>
      <w:r>
        <w:t>,</w:t>
      </w:r>
      <w:r w:rsidRPr="00683900">
        <w:t xml:space="preserve"> and compare Big Data solutions</w:t>
      </w:r>
      <w:r w:rsidR="005351E6">
        <w:t>; and</w:t>
      </w:r>
      <w:r w:rsidRPr="00683900">
        <w:t xml:space="preserve"> </w:t>
      </w:r>
    </w:p>
    <w:p w14:paraId="04763F3F" w14:textId="082D9BA5" w:rsidR="00B979DA" w:rsidRPr="00683900" w:rsidRDefault="00B979DA" w:rsidP="00B979DA">
      <w:pPr>
        <w:pStyle w:val="BDTextBulletList"/>
      </w:pPr>
      <w:r w:rsidRPr="00683900">
        <w:t>Facilitate</w:t>
      </w:r>
      <w:r w:rsidR="00B3579A">
        <w:t>s</w:t>
      </w:r>
      <w:r w:rsidRPr="00683900">
        <w:t xml:space="preserve"> analysis of candidate standards for interoperability, portability, reusability, and extendibility</w:t>
      </w:r>
      <w:r w:rsidR="005351E6">
        <w:t>.</w:t>
      </w:r>
    </w:p>
    <w:p w14:paraId="47650E8E" w14:textId="3DB59467" w:rsidR="00A90DEE" w:rsidRPr="00683900" w:rsidRDefault="00437E5D" w:rsidP="00683900">
      <w:r w:rsidRPr="00907C6E">
        <w:lastRenderedPageBreak/>
        <w:t xml:space="preserve">The NBDRA is a high-level conceptual model </w:t>
      </w:r>
      <w:r w:rsidR="005A1F85">
        <w:t>crafted</w:t>
      </w:r>
      <w:r w:rsidRPr="00907C6E">
        <w:t xml:space="preserve"> to serve as a tool to facilitate open discussion of the requirements, </w:t>
      </w:r>
      <w:r w:rsidR="00FD2AD2">
        <w:t xml:space="preserve">design </w:t>
      </w:r>
      <w:r w:rsidRPr="00907C6E">
        <w:t>structures, and operations inherent in Big Data.</w:t>
      </w:r>
      <w:r>
        <w:t xml:space="preserve"> </w:t>
      </w:r>
      <w:r w:rsidR="00791727" w:rsidRPr="00683900">
        <w:t>The</w:t>
      </w:r>
      <w:r w:rsidR="00DB5B60" w:rsidRPr="00DB5B60">
        <w:t xml:space="preserve"> NBDRA</w:t>
      </w:r>
      <w:r w:rsidR="00791727" w:rsidRPr="00683900">
        <w:t xml:space="preserve"> is intended to facilitate the understanding of the operational intricacies in Big Data. It does not represent the system architecture of a specific Big Data system</w:t>
      </w:r>
      <w:r w:rsidR="00E539B0">
        <w:t>, but rather</w:t>
      </w:r>
      <w:r w:rsidR="00791727" w:rsidRPr="00683900">
        <w:t xml:space="preserve"> is a tool for describing, discussing, and developing system-specific architectures using a common framework of reference. The model is not tied to any specific vendor products, services</w:t>
      </w:r>
      <w:r w:rsidR="00E539B0">
        <w:t>,</w:t>
      </w:r>
      <w:r w:rsidR="00791727" w:rsidRPr="00683900">
        <w:t xml:space="preserve"> or reference implementation, nor does it define prescriptive solutions that inhibit innovation.</w:t>
      </w:r>
      <w:r w:rsidR="001F7293" w:rsidRPr="00683900">
        <w:t xml:space="preserve"> </w:t>
      </w:r>
    </w:p>
    <w:p w14:paraId="0AEC400C" w14:textId="77777777" w:rsidR="00A90DEE" w:rsidRDefault="002C53E1" w:rsidP="00AB4591">
      <w:r>
        <w:t>T</w:t>
      </w:r>
      <w:r w:rsidRPr="00683900">
        <w:t xml:space="preserve">he </w:t>
      </w:r>
      <w:r w:rsidR="00406BB8">
        <w:t xml:space="preserve">NBDRA </w:t>
      </w:r>
      <w:r w:rsidRPr="00683900">
        <w:t>does not address the following:</w:t>
      </w:r>
    </w:p>
    <w:p w14:paraId="2461B366" w14:textId="58B8ABEF" w:rsidR="00CA379D" w:rsidRPr="00683900" w:rsidRDefault="002C53E1" w:rsidP="00683900">
      <w:pPr>
        <w:pStyle w:val="BDTextBulletList"/>
      </w:pPr>
      <w:r w:rsidRPr="00683900">
        <w:t>Detailed specifications for any organization</w:t>
      </w:r>
      <w:r w:rsidR="00847E6D">
        <w:t>’</w:t>
      </w:r>
      <w:r w:rsidRPr="00683900">
        <w:t>s operational systems</w:t>
      </w:r>
      <w:r w:rsidR="005351E6">
        <w:t>;</w:t>
      </w:r>
    </w:p>
    <w:p w14:paraId="532C1BE2" w14:textId="3FA8C2FF" w:rsidR="00CA379D" w:rsidRPr="00683900" w:rsidRDefault="002C53E1" w:rsidP="00683900">
      <w:pPr>
        <w:pStyle w:val="BDTextBulletList"/>
      </w:pPr>
      <w:r w:rsidRPr="00683900">
        <w:t>Detailed specifications of information exchanges or services</w:t>
      </w:r>
      <w:r w:rsidR="005351E6">
        <w:t>; and</w:t>
      </w:r>
    </w:p>
    <w:p w14:paraId="5E36800C" w14:textId="484D7BF1" w:rsidR="00CA379D" w:rsidRDefault="002C53E1" w:rsidP="00683900">
      <w:pPr>
        <w:pStyle w:val="BDTextBulletList"/>
      </w:pPr>
      <w:r w:rsidRPr="00683900">
        <w:t>Recommendations or standards for integration of infrastructure products</w:t>
      </w:r>
      <w:r w:rsidR="005351E6">
        <w:t>.</w:t>
      </w:r>
    </w:p>
    <w:p w14:paraId="6BDB291E" w14:textId="39492F47" w:rsidR="00791727" w:rsidRPr="00683900" w:rsidRDefault="00247AEB" w:rsidP="0059313C">
      <w:pPr>
        <w:pStyle w:val="Heading2"/>
      </w:pPr>
      <w:bookmarkStart w:id="83" w:name="_Toc415608091"/>
      <w:bookmarkStart w:id="84" w:name="_Toc476656633"/>
      <w:bookmarkStart w:id="85" w:name="_Toc381342437"/>
      <w:r w:rsidRPr="00683900">
        <w:t xml:space="preserve">Report </w:t>
      </w:r>
      <w:r w:rsidR="001F7293" w:rsidRPr="00683900">
        <w:t>Production</w:t>
      </w:r>
      <w:bookmarkEnd w:id="83"/>
      <w:bookmarkEnd w:id="84"/>
      <w:r w:rsidR="001F7293" w:rsidRPr="00683900">
        <w:t xml:space="preserve"> </w:t>
      </w:r>
      <w:bookmarkEnd w:id="85"/>
    </w:p>
    <w:p w14:paraId="51C55F28" w14:textId="77777777" w:rsidR="00A90DEE" w:rsidRDefault="00F87F5A" w:rsidP="00683900">
      <w:r>
        <w:t>A</w:t>
      </w:r>
      <w:r w:rsidR="00E847C2" w:rsidRPr="00A64499">
        <w:t xml:space="preserve"> </w:t>
      </w:r>
      <w:r w:rsidR="00233529" w:rsidRPr="00A64499">
        <w:t xml:space="preserve">wide spectrum of Big Data architectures </w:t>
      </w:r>
      <w:r w:rsidR="00004101">
        <w:t xml:space="preserve">have </w:t>
      </w:r>
      <w:r w:rsidR="00233529" w:rsidRPr="00A64499">
        <w:t xml:space="preserve">been explored and developed </w:t>
      </w:r>
      <w:r>
        <w:t xml:space="preserve">as part of </w:t>
      </w:r>
      <w:r w:rsidR="00233529" w:rsidRPr="00A64499">
        <w:t xml:space="preserve">various </w:t>
      </w:r>
      <w:r w:rsidRPr="00A64499">
        <w:t>industr</w:t>
      </w:r>
      <w:r>
        <w:t>y</w:t>
      </w:r>
      <w:r w:rsidR="00233529" w:rsidRPr="00A64499">
        <w:t xml:space="preserve">, academic, and government initiatives. </w:t>
      </w:r>
      <w:r w:rsidR="00791727" w:rsidRPr="0EF1C87E">
        <w:rPr>
          <w:rFonts w:ascii="Cambria" w:eastAsia="Cambria" w:hAnsi="Cambria" w:cs="Cambria"/>
          <w:color w:val="000000"/>
        </w:rPr>
        <w:t xml:space="preserve">The </w:t>
      </w:r>
      <w:r w:rsidR="00853ACE" w:rsidRPr="0EF1C87E">
        <w:rPr>
          <w:rFonts w:ascii="Cambria" w:eastAsia="Cambria" w:hAnsi="Cambria" w:cs="Cambria"/>
          <w:color w:val="000000"/>
        </w:rPr>
        <w:t xml:space="preserve">development of the NBDRA and material contained in this volume </w:t>
      </w:r>
      <w:r w:rsidR="00791727" w:rsidRPr="0EF1C87E">
        <w:rPr>
          <w:rFonts w:ascii="Cambria" w:eastAsia="Cambria" w:hAnsi="Cambria" w:cs="Cambria"/>
          <w:color w:val="000000"/>
        </w:rPr>
        <w:t xml:space="preserve">involved </w:t>
      </w:r>
      <w:r w:rsidR="00853ACE" w:rsidRPr="0EF1C87E">
        <w:rPr>
          <w:rFonts w:ascii="Cambria" w:eastAsia="Cambria" w:hAnsi="Cambria" w:cs="Cambria"/>
          <w:color w:val="000000"/>
        </w:rPr>
        <w:t xml:space="preserve">the following </w:t>
      </w:r>
      <w:r w:rsidR="00791727" w:rsidRPr="0EF1C87E">
        <w:rPr>
          <w:rFonts w:ascii="Cambria" w:eastAsia="Cambria" w:hAnsi="Cambria" w:cs="Cambria"/>
          <w:color w:val="000000"/>
        </w:rPr>
        <w:t>steps:</w:t>
      </w:r>
    </w:p>
    <w:p w14:paraId="1BE053BB" w14:textId="5F989514" w:rsidR="00CA379D" w:rsidRPr="00F87F5A" w:rsidRDefault="001F7293" w:rsidP="005153E5">
      <w:pPr>
        <w:pStyle w:val="BDTextBulletList"/>
        <w:numPr>
          <w:ilvl w:val="0"/>
          <w:numId w:val="3"/>
        </w:numPr>
      </w:pPr>
      <w:r w:rsidRPr="00683900">
        <w:t>A</w:t>
      </w:r>
      <w:r w:rsidR="00791727" w:rsidRPr="00683900">
        <w:t xml:space="preserve">nnounce </w:t>
      </w:r>
      <w:r w:rsidR="00F87F5A">
        <w:t xml:space="preserve">that </w:t>
      </w:r>
      <w:r w:rsidR="004D0B9D" w:rsidRPr="00683900">
        <w:t>the NBD-</w:t>
      </w:r>
      <w:r w:rsidR="0029789C">
        <w:t>PWG</w:t>
      </w:r>
      <w:r w:rsidR="004D0B9D" w:rsidRPr="00683900">
        <w:t xml:space="preserve"> </w:t>
      </w:r>
      <w:r w:rsidR="0029789C">
        <w:t xml:space="preserve">Reference Architecture Subgroup </w:t>
      </w:r>
      <w:r w:rsidR="004D0B9D" w:rsidRPr="00683900">
        <w:t xml:space="preserve">is </w:t>
      </w:r>
      <w:r w:rsidR="00791727" w:rsidRPr="00683900">
        <w:t>open to the public to attract and solicit a wide array of subject matter experts and stakeholders in government, industry, and academia</w:t>
      </w:r>
      <w:r w:rsidR="005351E6">
        <w:t>;</w:t>
      </w:r>
    </w:p>
    <w:p w14:paraId="07F8EA61" w14:textId="7A49CBD7" w:rsidR="00CA379D" w:rsidRPr="00683900" w:rsidRDefault="001F7293" w:rsidP="005153E5">
      <w:pPr>
        <w:pStyle w:val="BDTextBulletList"/>
        <w:numPr>
          <w:ilvl w:val="0"/>
          <w:numId w:val="3"/>
        </w:numPr>
      </w:pPr>
      <w:r w:rsidRPr="00683900">
        <w:t>G</w:t>
      </w:r>
      <w:r w:rsidR="00791727" w:rsidRPr="00683900">
        <w:t xml:space="preserve">ather </w:t>
      </w:r>
      <w:r w:rsidR="00847E6D">
        <w:t>publicly</w:t>
      </w:r>
      <w:r w:rsidR="005351E6">
        <w:t xml:space="preserve"> </w:t>
      </w:r>
      <w:r w:rsidR="00791727" w:rsidRPr="00683900">
        <w:t xml:space="preserve">available Big Data architectures and materials representing various stakeholders, different data types, and </w:t>
      </w:r>
      <w:r w:rsidR="005A1F85">
        <w:t>diverse</w:t>
      </w:r>
      <w:r w:rsidR="005A1F85" w:rsidRPr="00683900" w:rsidDel="005A1F85">
        <w:t xml:space="preserve"> </w:t>
      </w:r>
      <w:r w:rsidR="00791727" w:rsidRPr="00683900">
        <w:t>use cases</w:t>
      </w:r>
      <w:r w:rsidR="005351E6">
        <w:t>;</w:t>
      </w:r>
      <w:r w:rsidR="00F87F5A">
        <w:rPr>
          <w:rStyle w:val="FootnoteReference"/>
        </w:rPr>
        <w:footnoteReference w:id="3"/>
      </w:r>
      <w:r w:rsidR="002E14C1">
        <w:t xml:space="preserve"> </w:t>
      </w:r>
    </w:p>
    <w:p w14:paraId="73443C9D" w14:textId="7C1DE3F9" w:rsidR="00CA379D" w:rsidRPr="00683900" w:rsidRDefault="001F7293" w:rsidP="005153E5">
      <w:pPr>
        <w:pStyle w:val="BDTextBulletList"/>
        <w:numPr>
          <w:ilvl w:val="0"/>
          <w:numId w:val="3"/>
        </w:numPr>
      </w:pPr>
      <w:r w:rsidRPr="00683900">
        <w:t>E</w:t>
      </w:r>
      <w:r w:rsidR="00791727" w:rsidRPr="00683900">
        <w:t>xamine and analyze the Big Data materi</w:t>
      </w:r>
      <w:r w:rsidR="006B3C01" w:rsidRPr="00683900">
        <w:t>a</w:t>
      </w:r>
      <w:r w:rsidR="00791727" w:rsidRPr="00683900">
        <w:t xml:space="preserve">l to better understand existing concepts, </w:t>
      </w:r>
      <w:r w:rsidR="00032593">
        <w:t>usage</w:t>
      </w:r>
      <w:r w:rsidR="00791727" w:rsidRPr="00683900">
        <w:t>, goals, objectives, characteristics, and key elements</w:t>
      </w:r>
      <w:r w:rsidR="00032593">
        <w:t xml:space="preserve"> of Big Data</w:t>
      </w:r>
      <w:r w:rsidR="00791727" w:rsidRPr="00683900">
        <w:t xml:space="preserve">, and then document </w:t>
      </w:r>
      <w:r w:rsidR="00032593">
        <w:t xml:space="preserve">the findings </w:t>
      </w:r>
      <w:r w:rsidR="00791727" w:rsidRPr="00683900">
        <w:t xml:space="preserve">using </w:t>
      </w:r>
      <w:r w:rsidR="009A030F">
        <w:t xml:space="preserve">NIST’s </w:t>
      </w:r>
      <w:r w:rsidR="00791727" w:rsidRPr="00683900">
        <w:t>Big Data taxonomies model</w:t>
      </w:r>
      <w:r w:rsidR="0029789C">
        <w:t xml:space="preserve"> (</w:t>
      </w:r>
      <w:r w:rsidR="00032593">
        <w:t>presented</w:t>
      </w:r>
      <w:r w:rsidR="00AD08FC">
        <w:t xml:space="preserve"> in </w:t>
      </w:r>
      <w:r w:rsidR="0029789C" w:rsidRPr="00B6544B">
        <w:rPr>
          <w:i/>
        </w:rPr>
        <w:t xml:space="preserve">NIST Big Data </w:t>
      </w:r>
      <w:r w:rsidR="00907EB9">
        <w:rPr>
          <w:i/>
        </w:rPr>
        <w:t>Interoperability Framework</w:t>
      </w:r>
      <w:r w:rsidR="0029789C" w:rsidRPr="00B6544B">
        <w:rPr>
          <w:i/>
        </w:rPr>
        <w:t>: Volume 2</w:t>
      </w:r>
      <w:r w:rsidR="007317A8">
        <w:rPr>
          <w:i/>
        </w:rPr>
        <w:t>,</w:t>
      </w:r>
      <w:r w:rsidR="0029789C" w:rsidRPr="00B6544B">
        <w:rPr>
          <w:i/>
        </w:rPr>
        <w:t xml:space="preserve"> Taxonomies</w:t>
      </w:r>
      <w:r w:rsidR="0029789C">
        <w:t>)</w:t>
      </w:r>
      <w:r w:rsidR="005351E6">
        <w:t>; and</w:t>
      </w:r>
    </w:p>
    <w:p w14:paraId="1BD647C7" w14:textId="21BFC4D0" w:rsidR="00CA379D" w:rsidRDefault="001F7293" w:rsidP="005153E5">
      <w:pPr>
        <w:pStyle w:val="BDTextBulletList"/>
        <w:numPr>
          <w:ilvl w:val="0"/>
          <w:numId w:val="3"/>
        </w:numPr>
      </w:pPr>
      <w:r w:rsidRPr="00683900">
        <w:t>D</w:t>
      </w:r>
      <w:r w:rsidR="00791727" w:rsidRPr="00683900">
        <w:t xml:space="preserve">evelop a </w:t>
      </w:r>
      <w:r w:rsidR="00853ACE">
        <w:t>technology-</w:t>
      </w:r>
      <w:r w:rsidR="00EE61FD">
        <w:t>independent</w:t>
      </w:r>
      <w:r w:rsidR="00853ACE">
        <w:t xml:space="preserve">, </w:t>
      </w:r>
      <w:r w:rsidR="00791727" w:rsidRPr="00683900">
        <w:t xml:space="preserve">open reference architecture based on the analysis of Big Data material and inputs </w:t>
      </w:r>
      <w:r w:rsidR="00853ACE">
        <w:t xml:space="preserve">received </w:t>
      </w:r>
      <w:r w:rsidR="00791727" w:rsidRPr="00683900">
        <w:t xml:space="preserve">from other </w:t>
      </w:r>
      <w:r w:rsidR="008252FB">
        <w:t>NBD-</w:t>
      </w:r>
      <w:r w:rsidR="00A212D4">
        <w:t>PW</w:t>
      </w:r>
      <w:r w:rsidR="00CC7EC0">
        <w:t>G</w:t>
      </w:r>
      <w:r w:rsidR="00A212D4">
        <w:t xml:space="preserve"> sub</w:t>
      </w:r>
      <w:r w:rsidR="00791727" w:rsidRPr="00683900">
        <w:t>groups</w:t>
      </w:r>
      <w:r w:rsidR="005351E6">
        <w:t>.</w:t>
      </w:r>
    </w:p>
    <w:p w14:paraId="068C50C6" w14:textId="20A9C409" w:rsidR="00791727" w:rsidRPr="00683900" w:rsidRDefault="00247AEB" w:rsidP="0059313C">
      <w:pPr>
        <w:pStyle w:val="Heading2"/>
      </w:pPr>
      <w:bookmarkStart w:id="86" w:name="_Toc415608092"/>
      <w:bookmarkStart w:id="87" w:name="_Toc476656634"/>
      <w:bookmarkStart w:id="88" w:name="_Toc376786284"/>
      <w:bookmarkStart w:id="89" w:name="_Toc381342438"/>
      <w:r w:rsidRPr="00683900">
        <w:t xml:space="preserve">Report </w:t>
      </w:r>
      <w:r w:rsidR="00791727" w:rsidRPr="00683900">
        <w:t>Structure</w:t>
      </w:r>
      <w:bookmarkEnd w:id="86"/>
      <w:bookmarkEnd w:id="87"/>
      <w:r w:rsidR="00791727" w:rsidRPr="00683900">
        <w:t xml:space="preserve"> </w:t>
      </w:r>
      <w:bookmarkEnd w:id="88"/>
      <w:bookmarkEnd w:id="89"/>
    </w:p>
    <w:p w14:paraId="5003673D" w14:textId="77777777" w:rsidR="00A90DEE" w:rsidRDefault="00043CA5" w:rsidP="00683900">
      <w:r>
        <w:t xml:space="preserve">The organization of this document roughly </w:t>
      </w:r>
      <w:r w:rsidR="00B72D30">
        <w:t xml:space="preserve">corresponds to </w:t>
      </w:r>
      <w:r w:rsidR="00CC7EC0">
        <w:t>the process used by the NBD-PWG</w:t>
      </w:r>
      <w:r>
        <w:t xml:space="preserve"> to develop the NBDRA. </w:t>
      </w:r>
      <w:r w:rsidR="00EE61FD">
        <w:t>Following the introductory material presented in Section 1, t</w:t>
      </w:r>
      <w:r w:rsidR="00791727" w:rsidRPr="00E821A9">
        <w:t xml:space="preserve">he remainder of this document is organized as follows: </w:t>
      </w:r>
    </w:p>
    <w:p w14:paraId="2D9C688D" w14:textId="54EE350E" w:rsidR="00CA379D" w:rsidRPr="00F9641F" w:rsidRDefault="00247AEB" w:rsidP="00683900">
      <w:pPr>
        <w:pStyle w:val="BDTextBulletList"/>
        <w:rPr>
          <w:highlight w:val="yellow"/>
        </w:rPr>
      </w:pPr>
      <w:r w:rsidRPr="00F9641F">
        <w:rPr>
          <w:highlight w:val="yellow"/>
        </w:rPr>
        <w:t>Section 2</w:t>
      </w:r>
      <w:r w:rsidR="007628B9" w:rsidRPr="00F9641F">
        <w:rPr>
          <w:highlight w:val="yellow"/>
        </w:rPr>
        <w:t xml:space="preserve"> contains high</w:t>
      </w:r>
      <w:r w:rsidR="00043CA5" w:rsidRPr="00F9641F">
        <w:rPr>
          <w:highlight w:val="yellow"/>
        </w:rPr>
        <w:t>-</w:t>
      </w:r>
      <w:r w:rsidR="007628B9" w:rsidRPr="00F9641F">
        <w:rPr>
          <w:highlight w:val="yellow"/>
        </w:rPr>
        <w:t>level</w:t>
      </w:r>
      <w:r w:rsidR="00AC6B26" w:rsidRPr="00F9641F">
        <w:rPr>
          <w:highlight w:val="yellow"/>
        </w:rPr>
        <w:t xml:space="preserve">, </w:t>
      </w:r>
      <w:r w:rsidR="00FD2AD2" w:rsidRPr="00F9641F">
        <w:rPr>
          <w:highlight w:val="yellow"/>
        </w:rPr>
        <w:t xml:space="preserve">system </w:t>
      </w:r>
      <w:r w:rsidR="007628B9" w:rsidRPr="00F9641F">
        <w:rPr>
          <w:highlight w:val="yellow"/>
        </w:rPr>
        <w:t xml:space="preserve">requirements </w:t>
      </w:r>
      <w:r w:rsidR="00FD2AD2" w:rsidRPr="00F9641F">
        <w:rPr>
          <w:highlight w:val="yellow"/>
        </w:rPr>
        <w:t xml:space="preserve">in support of Big Data </w:t>
      </w:r>
      <w:r w:rsidR="007628B9" w:rsidRPr="00F9641F">
        <w:rPr>
          <w:highlight w:val="yellow"/>
        </w:rPr>
        <w:t xml:space="preserve">relevant to the design of the </w:t>
      </w:r>
      <w:r w:rsidR="00043CA5" w:rsidRPr="00F9641F">
        <w:rPr>
          <w:highlight w:val="yellow"/>
        </w:rPr>
        <w:t>NBDRA and discusses the development of these requirements</w:t>
      </w:r>
      <w:r w:rsidR="005351E6" w:rsidRPr="00F9641F">
        <w:rPr>
          <w:highlight w:val="yellow"/>
        </w:rPr>
        <w:t>.</w:t>
      </w:r>
      <w:r w:rsidR="007628B9" w:rsidRPr="00F9641F">
        <w:rPr>
          <w:highlight w:val="yellow"/>
        </w:rPr>
        <w:t xml:space="preserve"> </w:t>
      </w:r>
    </w:p>
    <w:p w14:paraId="6463B772" w14:textId="51763D97" w:rsidR="00CA379D" w:rsidRPr="00F9641F" w:rsidRDefault="00247AEB" w:rsidP="00683900">
      <w:pPr>
        <w:pStyle w:val="BDTextBulletList"/>
        <w:rPr>
          <w:highlight w:val="yellow"/>
        </w:rPr>
      </w:pPr>
      <w:r w:rsidRPr="00F9641F">
        <w:rPr>
          <w:highlight w:val="yellow"/>
        </w:rPr>
        <w:t xml:space="preserve">Section </w:t>
      </w:r>
      <w:r w:rsidR="004654F7" w:rsidRPr="00F9641F">
        <w:rPr>
          <w:highlight w:val="yellow"/>
        </w:rPr>
        <w:t>3</w:t>
      </w:r>
      <w:r w:rsidRPr="00F9641F">
        <w:rPr>
          <w:highlight w:val="yellow"/>
        </w:rPr>
        <w:t xml:space="preserve"> </w:t>
      </w:r>
      <w:r w:rsidR="007628B9" w:rsidRPr="00F9641F">
        <w:rPr>
          <w:highlight w:val="yellow"/>
        </w:rPr>
        <w:t xml:space="preserve">presents </w:t>
      </w:r>
      <w:r w:rsidR="00406108" w:rsidRPr="00F9641F">
        <w:rPr>
          <w:highlight w:val="yellow"/>
        </w:rPr>
        <w:t>the</w:t>
      </w:r>
      <w:r w:rsidR="007628B9" w:rsidRPr="00F9641F">
        <w:rPr>
          <w:highlight w:val="yellow"/>
        </w:rPr>
        <w:t xml:space="preserve"> generic</w:t>
      </w:r>
      <w:r w:rsidR="007A53C3" w:rsidRPr="00F9641F">
        <w:rPr>
          <w:highlight w:val="yellow"/>
        </w:rPr>
        <w:t>, technology-independent</w:t>
      </w:r>
      <w:r w:rsidR="007628B9" w:rsidRPr="00F9641F">
        <w:rPr>
          <w:highlight w:val="yellow"/>
        </w:rPr>
        <w:t xml:space="preserve"> </w:t>
      </w:r>
      <w:r w:rsidR="00406108" w:rsidRPr="00F9641F">
        <w:rPr>
          <w:highlight w:val="yellow"/>
        </w:rPr>
        <w:t xml:space="preserve">NBDRA </w:t>
      </w:r>
      <w:r w:rsidR="00AC6B26" w:rsidRPr="00F9641F">
        <w:rPr>
          <w:highlight w:val="yellow"/>
        </w:rPr>
        <w:t>conceptual model</w:t>
      </w:r>
      <w:r w:rsidR="005351E6" w:rsidRPr="00F9641F">
        <w:rPr>
          <w:highlight w:val="yellow"/>
        </w:rPr>
        <w:t>.</w:t>
      </w:r>
    </w:p>
    <w:p w14:paraId="60818287" w14:textId="4025AC16" w:rsidR="00CA379D" w:rsidRPr="00F9641F" w:rsidRDefault="004654F7" w:rsidP="00683900">
      <w:pPr>
        <w:pStyle w:val="BDTextBulletList"/>
        <w:rPr>
          <w:highlight w:val="yellow"/>
        </w:rPr>
      </w:pPr>
      <w:r w:rsidRPr="00F9641F">
        <w:rPr>
          <w:highlight w:val="yellow"/>
        </w:rPr>
        <w:t>Section</w:t>
      </w:r>
      <w:r w:rsidR="007628B9" w:rsidRPr="00F9641F">
        <w:rPr>
          <w:highlight w:val="yellow"/>
        </w:rPr>
        <w:t xml:space="preserve"> </w:t>
      </w:r>
      <w:r w:rsidR="00C76522" w:rsidRPr="00F9641F">
        <w:rPr>
          <w:highlight w:val="yellow"/>
        </w:rPr>
        <w:t>4</w:t>
      </w:r>
      <w:r w:rsidR="007628B9" w:rsidRPr="00F9641F">
        <w:rPr>
          <w:highlight w:val="yellow"/>
        </w:rPr>
        <w:t xml:space="preserve"> </w:t>
      </w:r>
      <w:r w:rsidR="0012721F" w:rsidRPr="00F9641F">
        <w:rPr>
          <w:highlight w:val="yellow"/>
        </w:rPr>
        <w:t>discusses</w:t>
      </w:r>
      <w:r w:rsidR="007628B9" w:rsidRPr="00F9641F">
        <w:rPr>
          <w:highlight w:val="yellow"/>
        </w:rPr>
        <w:t xml:space="preserve"> the </w:t>
      </w:r>
      <w:r w:rsidR="00043CA5" w:rsidRPr="00F9641F">
        <w:rPr>
          <w:highlight w:val="yellow"/>
        </w:rPr>
        <w:t xml:space="preserve">five main </w:t>
      </w:r>
      <w:r w:rsidR="00406108" w:rsidRPr="00F9641F">
        <w:rPr>
          <w:highlight w:val="yellow"/>
        </w:rPr>
        <w:t xml:space="preserve">functional </w:t>
      </w:r>
      <w:r w:rsidR="00043CA5" w:rsidRPr="00F9641F">
        <w:rPr>
          <w:highlight w:val="yellow"/>
        </w:rPr>
        <w:t xml:space="preserve">components </w:t>
      </w:r>
      <w:r w:rsidR="007628B9" w:rsidRPr="00F9641F">
        <w:rPr>
          <w:highlight w:val="yellow"/>
        </w:rPr>
        <w:t xml:space="preserve">of the </w:t>
      </w:r>
      <w:r w:rsidR="00406108" w:rsidRPr="00F9641F">
        <w:rPr>
          <w:highlight w:val="yellow"/>
        </w:rPr>
        <w:t>NBDRA</w:t>
      </w:r>
      <w:r w:rsidR="005351E6" w:rsidRPr="00F9641F">
        <w:rPr>
          <w:highlight w:val="yellow"/>
        </w:rPr>
        <w:t>.</w:t>
      </w:r>
    </w:p>
    <w:p w14:paraId="63796762" w14:textId="3BF7AA0F" w:rsidR="00CA379D" w:rsidRPr="00F9641F" w:rsidRDefault="004654F7" w:rsidP="00683900">
      <w:pPr>
        <w:pStyle w:val="BDTextBulletList"/>
        <w:rPr>
          <w:highlight w:val="yellow"/>
        </w:rPr>
      </w:pPr>
      <w:r w:rsidRPr="00F9641F">
        <w:rPr>
          <w:highlight w:val="yellow"/>
        </w:rPr>
        <w:t>Section</w:t>
      </w:r>
      <w:r w:rsidR="007628B9" w:rsidRPr="00F9641F">
        <w:rPr>
          <w:highlight w:val="yellow"/>
        </w:rPr>
        <w:t xml:space="preserve"> </w:t>
      </w:r>
      <w:r w:rsidR="00C76522" w:rsidRPr="00F9641F">
        <w:rPr>
          <w:highlight w:val="yellow"/>
        </w:rPr>
        <w:t>5</w:t>
      </w:r>
      <w:r w:rsidR="007628B9" w:rsidRPr="00F9641F">
        <w:rPr>
          <w:highlight w:val="yellow"/>
        </w:rPr>
        <w:t xml:space="preserve"> describes the system and </w:t>
      </w:r>
      <w:r w:rsidR="00251724" w:rsidRPr="00F9641F">
        <w:rPr>
          <w:highlight w:val="yellow"/>
        </w:rPr>
        <w:t>life</w:t>
      </w:r>
      <w:r w:rsidR="00F402D4" w:rsidRPr="00F9641F">
        <w:rPr>
          <w:highlight w:val="yellow"/>
        </w:rPr>
        <w:t xml:space="preserve"> </w:t>
      </w:r>
      <w:r w:rsidR="00251724" w:rsidRPr="00F9641F">
        <w:rPr>
          <w:highlight w:val="yellow"/>
        </w:rPr>
        <w:t>cycle</w:t>
      </w:r>
      <w:r w:rsidR="007628B9" w:rsidRPr="00F9641F">
        <w:rPr>
          <w:highlight w:val="yellow"/>
        </w:rPr>
        <w:t xml:space="preserve"> management considerations</w:t>
      </w:r>
      <w:r w:rsidR="00145762" w:rsidRPr="00F9641F">
        <w:rPr>
          <w:highlight w:val="yellow"/>
        </w:rPr>
        <w:t xml:space="preserve"> related to the NBDRA management fabric</w:t>
      </w:r>
      <w:r w:rsidR="005351E6" w:rsidRPr="00F9641F">
        <w:rPr>
          <w:highlight w:val="yellow"/>
        </w:rPr>
        <w:t>.</w:t>
      </w:r>
    </w:p>
    <w:p w14:paraId="437FFB7C" w14:textId="57D8D163" w:rsidR="00CA379D" w:rsidRPr="00F9641F" w:rsidRDefault="004654F7" w:rsidP="00683900">
      <w:pPr>
        <w:pStyle w:val="BDTextBulletList"/>
        <w:rPr>
          <w:highlight w:val="yellow"/>
        </w:rPr>
      </w:pPr>
      <w:r w:rsidRPr="00F9641F">
        <w:rPr>
          <w:highlight w:val="yellow"/>
        </w:rPr>
        <w:t>Section</w:t>
      </w:r>
      <w:r w:rsidR="007628B9" w:rsidRPr="00F9641F">
        <w:rPr>
          <w:highlight w:val="yellow"/>
        </w:rPr>
        <w:t xml:space="preserve"> </w:t>
      </w:r>
      <w:r w:rsidR="00C76522" w:rsidRPr="00F9641F">
        <w:rPr>
          <w:highlight w:val="yellow"/>
        </w:rPr>
        <w:t>6</w:t>
      </w:r>
      <w:r w:rsidR="007628B9" w:rsidRPr="00F9641F">
        <w:rPr>
          <w:highlight w:val="yellow"/>
        </w:rPr>
        <w:t xml:space="preserve"> </w:t>
      </w:r>
      <w:r w:rsidR="00145762" w:rsidRPr="00F9641F">
        <w:rPr>
          <w:highlight w:val="yellow"/>
        </w:rPr>
        <w:t xml:space="preserve">briefly introduces </w:t>
      </w:r>
      <w:r w:rsidR="007628B9" w:rsidRPr="00F9641F">
        <w:rPr>
          <w:highlight w:val="yellow"/>
        </w:rPr>
        <w:t>security and privacy</w:t>
      </w:r>
      <w:r w:rsidR="00145762" w:rsidRPr="00F9641F">
        <w:rPr>
          <w:highlight w:val="yellow"/>
        </w:rPr>
        <w:t xml:space="preserve"> topics related to the security and privacy fabric of the NBDRA</w:t>
      </w:r>
      <w:r w:rsidR="005351E6" w:rsidRPr="00F9641F">
        <w:rPr>
          <w:highlight w:val="yellow"/>
        </w:rPr>
        <w:t>.</w:t>
      </w:r>
    </w:p>
    <w:p w14:paraId="1FDF9891" w14:textId="33E594CA" w:rsidR="004B6F50" w:rsidRPr="00F9641F" w:rsidRDefault="004B6F50" w:rsidP="00683900">
      <w:pPr>
        <w:pStyle w:val="BDTextBulletList"/>
        <w:rPr>
          <w:highlight w:val="yellow"/>
        </w:rPr>
      </w:pPr>
      <w:r w:rsidRPr="00F9641F">
        <w:rPr>
          <w:highlight w:val="yellow"/>
        </w:rPr>
        <w:t>Appendix A summarizes deployment considerations</w:t>
      </w:r>
      <w:r w:rsidR="005351E6" w:rsidRPr="00F9641F">
        <w:rPr>
          <w:highlight w:val="yellow"/>
        </w:rPr>
        <w:t>.</w:t>
      </w:r>
    </w:p>
    <w:p w14:paraId="5FECC851" w14:textId="0989D8BC" w:rsidR="004B6F50" w:rsidRPr="00F9641F" w:rsidRDefault="004B6F50" w:rsidP="00683900">
      <w:pPr>
        <w:pStyle w:val="BDTextBulletList"/>
        <w:rPr>
          <w:highlight w:val="yellow"/>
        </w:rPr>
      </w:pPr>
      <w:r w:rsidRPr="00F9641F">
        <w:rPr>
          <w:highlight w:val="yellow"/>
        </w:rPr>
        <w:t>Appendix B lists the terms and definitions</w:t>
      </w:r>
      <w:r w:rsidR="00CF6E6A" w:rsidRPr="00F9641F">
        <w:rPr>
          <w:highlight w:val="yellow"/>
        </w:rPr>
        <w:t xml:space="preserve"> in this document</w:t>
      </w:r>
      <w:r w:rsidR="005351E6" w:rsidRPr="00F9641F">
        <w:rPr>
          <w:highlight w:val="yellow"/>
        </w:rPr>
        <w:t>.</w:t>
      </w:r>
    </w:p>
    <w:p w14:paraId="19CDBCDF" w14:textId="084C657D" w:rsidR="00ED0C81" w:rsidRPr="00F9641F" w:rsidRDefault="004B6F50" w:rsidP="00683900">
      <w:pPr>
        <w:pStyle w:val="BDTextBulletList"/>
        <w:rPr>
          <w:highlight w:val="yellow"/>
        </w:rPr>
      </w:pPr>
      <w:r w:rsidRPr="00F9641F">
        <w:rPr>
          <w:highlight w:val="yellow"/>
        </w:rPr>
        <w:t xml:space="preserve">Appendix C </w:t>
      </w:r>
      <w:r w:rsidR="00ED0C81" w:rsidRPr="00F9641F">
        <w:rPr>
          <w:highlight w:val="yellow"/>
        </w:rPr>
        <w:t xml:space="preserve">provides examples of Big Data </w:t>
      </w:r>
      <w:r w:rsidR="00EF4C4B" w:rsidRPr="00F9641F">
        <w:rPr>
          <w:highlight w:val="yellow"/>
        </w:rPr>
        <w:t>logical data architecture</w:t>
      </w:r>
      <w:r w:rsidR="00ED0C81" w:rsidRPr="00F9641F">
        <w:rPr>
          <w:highlight w:val="yellow"/>
        </w:rPr>
        <w:t xml:space="preserve"> options</w:t>
      </w:r>
      <w:r w:rsidR="005351E6" w:rsidRPr="00F9641F">
        <w:rPr>
          <w:highlight w:val="yellow"/>
        </w:rPr>
        <w:t>.</w:t>
      </w:r>
    </w:p>
    <w:p w14:paraId="04D36AA4" w14:textId="6F25C1F3" w:rsidR="004B6F50" w:rsidRPr="00F9641F" w:rsidRDefault="00ED0C81" w:rsidP="00683900">
      <w:pPr>
        <w:pStyle w:val="BDTextBulletList"/>
        <w:rPr>
          <w:highlight w:val="yellow"/>
        </w:rPr>
      </w:pPr>
      <w:r w:rsidRPr="00F9641F">
        <w:rPr>
          <w:highlight w:val="yellow"/>
        </w:rPr>
        <w:lastRenderedPageBreak/>
        <w:t xml:space="preserve">Appendix D </w:t>
      </w:r>
      <w:r w:rsidR="00251724" w:rsidRPr="00F9641F">
        <w:rPr>
          <w:highlight w:val="yellow"/>
        </w:rPr>
        <w:t xml:space="preserve">defines </w:t>
      </w:r>
      <w:r w:rsidR="004B6F50" w:rsidRPr="00F9641F">
        <w:rPr>
          <w:highlight w:val="yellow"/>
        </w:rPr>
        <w:t>the acronyms used in this document</w:t>
      </w:r>
      <w:r w:rsidR="00912173" w:rsidRPr="00F9641F">
        <w:rPr>
          <w:highlight w:val="yellow"/>
        </w:rPr>
        <w:t>.</w:t>
      </w:r>
    </w:p>
    <w:p w14:paraId="3DAECED3" w14:textId="7D823F02" w:rsidR="00B82355" w:rsidRPr="00F9641F" w:rsidRDefault="004B6F50" w:rsidP="00683900">
      <w:pPr>
        <w:pStyle w:val="BDTextBulletList"/>
        <w:rPr>
          <w:highlight w:val="yellow"/>
        </w:rPr>
      </w:pPr>
      <w:r w:rsidRPr="00F9641F">
        <w:rPr>
          <w:highlight w:val="yellow"/>
        </w:rPr>
        <w:t xml:space="preserve">Appendix </w:t>
      </w:r>
      <w:r w:rsidR="00ED0C81" w:rsidRPr="00F9641F">
        <w:rPr>
          <w:highlight w:val="yellow"/>
        </w:rPr>
        <w:t xml:space="preserve">E </w:t>
      </w:r>
      <w:r w:rsidRPr="00F9641F">
        <w:rPr>
          <w:highlight w:val="yellow"/>
        </w:rPr>
        <w:t xml:space="preserve">lists </w:t>
      </w:r>
      <w:r w:rsidR="00251724" w:rsidRPr="00F9641F">
        <w:rPr>
          <w:highlight w:val="yellow"/>
        </w:rPr>
        <w:t xml:space="preserve">general resources </w:t>
      </w:r>
      <w:r w:rsidR="00754FE1" w:rsidRPr="00F9641F">
        <w:rPr>
          <w:highlight w:val="yellow"/>
        </w:rPr>
        <w:t xml:space="preserve">that provide additional information on topics covered in this document </w:t>
      </w:r>
      <w:r w:rsidR="00251724" w:rsidRPr="00F9641F">
        <w:rPr>
          <w:highlight w:val="yellow"/>
        </w:rPr>
        <w:t xml:space="preserve">and </w:t>
      </w:r>
      <w:r w:rsidR="00CF6E6A" w:rsidRPr="00F9641F">
        <w:rPr>
          <w:highlight w:val="yellow"/>
        </w:rPr>
        <w:t xml:space="preserve">specific </w:t>
      </w:r>
      <w:r w:rsidR="00251724" w:rsidRPr="00F9641F">
        <w:rPr>
          <w:highlight w:val="yellow"/>
        </w:rPr>
        <w:t>references in this</w:t>
      </w:r>
      <w:r w:rsidR="00E77133" w:rsidRPr="00F9641F">
        <w:rPr>
          <w:highlight w:val="yellow"/>
        </w:rPr>
        <w:t xml:space="preserve"> document</w:t>
      </w:r>
      <w:r w:rsidR="00912173" w:rsidRPr="00F9641F">
        <w:rPr>
          <w:highlight w:val="yellow"/>
        </w:rPr>
        <w:t>.</w:t>
      </w:r>
    </w:p>
    <w:p w14:paraId="764145CC" w14:textId="0F654A21" w:rsidR="006F2BF0" w:rsidRPr="00ED04BC" w:rsidRDefault="006F2BF0" w:rsidP="0059313C">
      <w:pPr>
        <w:pStyle w:val="Heading2"/>
      </w:pPr>
      <w:bookmarkStart w:id="90" w:name="_Toc415608093"/>
      <w:bookmarkStart w:id="91" w:name="_Toc476656635"/>
      <w:r w:rsidRPr="00ED04BC">
        <w:t xml:space="preserve">Future Work </w:t>
      </w:r>
      <w:r w:rsidR="00CF6E6A" w:rsidRPr="00ED04BC">
        <w:t xml:space="preserve">on </w:t>
      </w:r>
      <w:r w:rsidRPr="00ED04BC">
        <w:t>this Volume</w:t>
      </w:r>
      <w:bookmarkEnd w:id="90"/>
      <w:bookmarkEnd w:id="91"/>
      <w:r w:rsidR="00414C26" w:rsidRPr="00ED04BC">
        <w:t xml:space="preserve"> </w:t>
      </w:r>
    </w:p>
    <w:p w14:paraId="33538643" w14:textId="5D7DEC00" w:rsidR="00ED04BC" w:rsidRDefault="00D02AAB" w:rsidP="007A391C">
      <w:r w:rsidRPr="00D02AAB">
        <w:rPr>
          <w:color w:val="000000" w:themeColor="text1"/>
        </w:rPr>
        <w:t>This document present</w:t>
      </w:r>
      <w:r w:rsidR="00096BDC">
        <w:rPr>
          <w:color w:val="000000" w:themeColor="text1"/>
        </w:rPr>
        <w:t>s</w:t>
      </w:r>
      <w:r w:rsidRPr="00D02AAB">
        <w:rPr>
          <w:color w:val="000000" w:themeColor="text1"/>
        </w:rPr>
        <w:t xml:space="preserve"> the </w:t>
      </w:r>
      <w:r w:rsidR="00DF5993">
        <w:rPr>
          <w:color w:val="000000" w:themeColor="text1"/>
        </w:rPr>
        <w:t xml:space="preserve">initial </w:t>
      </w:r>
      <w:r w:rsidR="00087173">
        <w:rPr>
          <w:color w:val="000000" w:themeColor="text1"/>
        </w:rPr>
        <w:t>NBD</w:t>
      </w:r>
      <w:r w:rsidRPr="00D02AAB">
        <w:rPr>
          <w:color w:val="000000" w:themeColor="text1"/>
        </w:rPr>
        <w:t xml:space="preserve">RA </w:t>
      </w:r>
      <w:r w:rsidR="00DF5993">
        <w:rPr>
          <w:color w:val="000000" w:themeColor="text1"/>
        </w:rPr>
        <w:t xml:space="preserve">interfaces </w:t>
      </w:r>
      <w:r w:rsidR="00ED04BC">
        <w:rPr>
          <w:color w:val="000000" w:themeColor="text1"/>
        </w:rPr>
        <w:t>that will be essential to implement the NBDRA. We are focusing on a set of interfaces defined through example that can be used to create schema based definitions of objects that we manipulate through Big Data design patterns.</w:t>
      </w:r>
      <w:r w:rsidR="00F9641F">
        <w:t xml:space="preserve"> </w:t>
      </w:r>
      <w:r w:rsidR="00ED04BC">
        <w:t xml:space="preserve">Future activities will </w:t>
      </w:r>
      <w:r w:rsidR="007A391C">
        <w:t xml:space="preserve">focus on </w:t>
      </w:r>
      <w:r w:rsidR="00087173">
        <w:t xml:space="preserve">the </w:t>
      </w:r>
      <w:r w:rsidR="00ED04BC">
        <w:t xml:space="preserve">formalization of the </w:t>
      </w:r>
      <w:r w:rsidR="007A391C">
        <w:t xml:space="preserve">interfaces </w:t>
      </w:r>
      <w:r w:rsidR="00ED04BC">
        <w:t>defined by example. The formal interfaces will be included in the appendix of the document.</w:t>
      </w:r>
    </w:p>
    <w:p w14:paraId="435C408F" w14:textId="1E477D2D" w:rsidR="00ED04BC" w:rsidRDefault="00ED04BC" w:rsidP="00ED04BC">
      <w:r>
        <w:t xml:space="preserve">Next, we will be validating the interfaces while </w:t>
      </w:r>
    </w:p>
    <w:p w14:paraId="06B29123" w14:textId="77777777" w:rsidR="00ED04BC" w:rsidRDefault="00ED04BC" w:rsidP="00ED04BC">
      <w:pPr>
        <w:pStyle w:val="BDTextBulletList"/>
      </w:pPr>
      <w:r>
        <w:t>Verifying select use cases from the 62 (51 general and 11 security and privacy) submitted use cases or other, to be identified, meaningful use cases;</w:t>
      </w:r>
    </w:p>
    <w:p w14:paraId="6C78802A" w14:textId="49B54C1C" w:rsidR="007A391C" w:rsidRDefault="00ED04BC" w:rsidP="00ED04BC">
      <w:pPr>
        <w:pStyle w:val="BDTextBulletList"/>
      </w:pPr>
      <w:r>
        <w:t xml:space="preserve"> </w:t>
      </w:r>
      <w:r w:rsidR="007A391C">
        <w:t>Work</w:t>
      </w:r>
      <w:r>
        <w:t>ing</w:t>
      </w:r>
      <w:r w:rsidR="007A391C">
        <w:t xml:space="preserve"> with domain expert</w:t>
      </w:r>
      <w:r w:rsidR="009343D2">
        <w:t>s</w:t>
      </w:r>
      <w:r w:rsidR="007A391C">
        <w:t xml:space="preserve"> to identify workflow and interactions </w:t>
      </w:r>
      <w:r w:rsidR="00880B28">
        <w:t>among</w:t>
      </w:r>
      <w:r w:rsidR="00887F7B">
        <w:t xml:space="preserve"> the </w:t>
      </w:r>
      <w:r w:rsidR="009343D2">
        <w:t>NBD</w:t>
      </w:r>
      <w:r w:rsidR="00887F7B">
        <w:t>RA</w:t>
      </w:r>
      <w:r w:rsidR="007A391C">
        <w:t xml:space="preserve"> components</w:t>
      </w:r>
      <w:r w:rsidR="004A28E0">
        <w:t xml:space="preserve"> and </w:t>
      </w:r>
      <w:r w:rsidR="00A1325C">
        <w:t>fabrics</w:t>
      </w:r>
      <w:r w:rsidR="00912173">
        <w:t>;</w:t>
      </w:r>
    </w:p>
    <w:p w14:paraId="65D9B0B5" w14:textId="757E715D" w:rsidR="007A391C" w:rsidRDefault="00880B28" w:rsidP="007A391C">
      <w:pPr>
        <w:pStyle w:val="BDTextBulletList"/>
      </w:pPr>
      <w:r>
        <w:t>Explor</w:t>
      </w:r>
      <w:r w:rsidR="00ED04BC">
        <w:t>ing</w:t>
      </w:r>
      <w:r>
        <w:t xml:space="preserve"> and model</w:t>
      </w:r>
      <w:r w:rsidR="00ED04BC">
        <w:t>ing</w:t>
      </w:r>
      <w:r>
        <w:t xml:space="preserve"> these interactions within a </w:t>
      </w:r>
      <w:r w:rsidR="007A391C">
        <w:t>small</w:t>
      </w:r>
      <w:r w:rsidR="004D04E8">
        <w:t>-</w:t>
      </w:r>
      <w:r w:rsidR="007A391C">
        <w:t>scale, manageable</w:t>
      </w:r>
      <w:r w:rsidR="00C01A6A">
        <w:t>,</w:t>
      </w:r>
      <w:r w:rsidR="007A391C">
        <w:t xml:space="preserve"> </w:t>
      </w:r>
      <w:r w:rsidR="00887F7B">
        <w:t xml:space="preserve">and </w:t>
      </w:r>
      <w:r w:rsidR="007A391C">
        <w:t>well-defined confined environment</w:t>
      </w:r>
      <w:r w:rsidR="00912173">
        <w:t>; and</w:t>
      </w:r>
      <w:r w:rsidR="007A391C">
        <w:t xml:space="preserve"> </w:t>
      </w:r>
    </w:p>
    <w:p w14:paraId="6B5D0DDB" w14:textId="6323914E" w:rsidR="007A391C" w:rsidRDefault="007A391C" w:rsidP="007A391C">
      <w:pPr>
        <w:pStyle w:val="BDTextBulletList"/>
      </w:pPr>
      <w:r>
        <w:t>Aggregat</w:t>
      </w:r>
      <w:r w:rsidR="00ED04BC">
        <w:t>ing</w:t>
      </w:r>
      <w:r>
        <w:t xml:space="preserve"> the common data workflow and interaction</w:t>
      </w:r>
      <w:r w:rsidR="00A1325C">
        <w:t>s</w:t>
      </w:r>
      <w:r>
        <w:t xml:space="preserve"> between </w:t>
      </w:r>
      <w:r w:rsidR="009343D2">
        <w:t xml:space="preserve">NBDRA </w:t>
      </w:r>
      <w:r>
        <w:t>components</w:t>
      </w:r>
      <w:r w:rsidR="00963646">
        <w:t xml:space="preserve"> and </w:t>
      </w:r>
      <w:r w:rsidR="00A1325C">
        <w:t>fabrics</w:t>
      </w:r>
      <w:r>
        <w:t xml:space="preserve"> and package them into general interfaces</w:t>
      </w:r>
      <w:r w:rsidR="00912173">
        <w:t>.</w:t>
      </w:r>
    </w:p>
    <w:p w14:paraId="31743F9C" w14:textId="4DAB9908" w:rsidR="007A391C" w:rsidRDefault="00ED04BC" w:rsidP="00ED04BC">
      <w:r>
        <w:t>Additional work is expected through an iterative improvement process while addressing the activities previously mentioned.</w:t>
      </w:r>
      <w:r w:rsidR="00A81E77">
        <w:t xml:space="preserve"> </w:t>
      </w:r>
    </w:p>
    <w:p w14:paraId="7DDF96F9" w14:textId="5A6F6E91" w:rsidR="00CA379D" w:rsidRPr="00185571" w:rsidRDefault="00D54A04" w:rsidP="0059313C">
      <w:pPr>
        <w:pStyle w:val="Heading1"/>
      </w:pPr>
      <w:bookmarkStart w:id="92" w:name="_Toc376786285"/>
      <w:bookmarkStart w:id="93" w:name="_Toc381342439"/>
      <w:bookmarkStart w:id="94" w:name="_Toc415608094"/>
      <w:bookmarkStart w:id="95" w:name="_Toc476656636"/>
      <w:r>
        <w:t>NBDRA</w:t>
      </w:r>
      <w:r w:rsidR="0012721F" w:rsidRPr="00185571">
        <w:t xml:space="preserve"> </w:t>
      </w:r>
      <w:r>
        <w:t>Interface</w:t>
      </w:r>
      <w:r w:rsidR="00F87769">
        <w:t xml:space="preserve"> </w:t>
      </w:r>
      <w:bookmarkEnd w:id="92"/>
      <w:bookmarkEnd w:id="93"/>
      <w:bookmarkEnd w:id="94"/>
      <w:r w:rsidR="008E2C08">
        <w:t>Requirements</w:t>
      </w:r>
      <w:bookmarkEnd w:id="95"/>
    </w:p>
    <w:p w14:paraId="2B05B837" w14:textId="06BC5236" w:rsidR="00F87769" w:rsidRPr="00F87769" w:rsidRDefault="0068563B" w:rsidP="00F87769">
      <w:r>
        <w:t xml:space="preserve">The </w:t>
      </w:r>
      <w:r w:rsidR="005A63E0">
        <w:t>Volume 6 Reference Architecture document provides a list of comprehensive high-level reference architecture requirements</w:t>
      </w:r>
      <w:r w:rsidR="00F9641F">
        <w:t xml:space="preserve"> and </w:t>
      </w:r>
      <w:r w:rsidR="003979E3">
        <w:t>introduces the NIST Big Data Refer</w:t>
      </w:r>
      <w:r w:rsidR="00422334">
        <w:t>e</w:t>
      </w:r>
      <w:r w:rsidR="003979E3">
        <w:t>nce Architecture (NBDRA)</w:t>
      </w:r>
      <w:r w:rsidR="00A74268">
        <w:t xml:space="preserve"> (see Figure 1)</w:t>
      </w:r>
      <w:r w:rsidR="003979E3">
        <w:t xml:space="preserve">. </w:t>
      </w:r>
      <w:r w:rsidR="005A63E0">
        <w:t xml:space="preserve">To enable interoperability between </w:t>
      </w:r>
      <w:r w:rsidR="001371F3">
        <w:t xml:space="preserve">the </w:t>
      </w:r>
      <w:r w:rsidR="005A63E0">
        <w:t xml:space="preserve">NBDRA components, a list of well-defined NBDRA interface is needed.  </w:t>
      </w:r>
      <w:r w:rsidR="003979E3">
        <w:t>To introduce the</w:t>
      </w:r>
      <w:r w:rsidR="00F9641F">
        <w:t xml:space="preserve">m, </w:t>
      </w:r>
      <w:r w:rsidR="003979E3">
        <w:t>we will follow the NBDRA and focus on interfaces that</w:t>
      </w:r>
      <w:r w:rsidR="00A74268">
        <w:t xml:space="preserve"> allow us to bootstrap the NBDRA. Each section will introduce an Interface while documenting the requirement as well as a simple specification addressing the immediate interface needs. We expect that this document will grow with the help of contributions from the community to achieve a comprehensive set of interfaces that will be usable for the implementation of Big Data Architectures. </w:t>
      </w:r>
      <w:r w:rsidR="00F87769">
        <w:t xml:space="preserve">Validation of this approach can be achieved while applying it to the use cases that have been gathered in Volume 3. These use cases have considerably contributed towards the design of the NBDRA. Hence our expectation is that (a) the interfaces can be used to </w:t>
      </w:r>
      <w:r w:rsidR="00422334">
        <w:t xml:space="preserve">help implementing a big data architecture for a specific use case, and (b) the proper implementation can validate the NBDRA. Through this approach, we can </w:t>
      </w:r>
      <w:r w:rsidR="00F87769" w:rsidRPr="00F87769">
        <w:t xml:space="preserve">facilitate subsequent analysis and comparison of the use cases. </w:t>
      </w:r>
    </w:p>
    <w:p w14:paraId="005E7F42" w14:textId="77777777" w:rsidR="000219BE" w:rsidRDefault="000219BE" w:rsidP="000219BE">
      <w:pPr>
        <w:pStyle w:val="Heading2"/>
      </w:pPr>
      <w:bookmarkStart w:id="96" w:name="_Toc476656637"/>
      <w:r>
        <w:t>High Level Requirements of the Interface Approach</w:t>
      </w:r>
      <w:bookmarkEnd w:id="96"/>
    </w:p>
    <w:p w14:paraId="4444BDC0" w14:textId="7F22A2AA" w:rsidR="000219BE" w:rsidRDefault="006637A8" w:rsidP="000219BE">
      <w:r>
        <w:t>Next,</w:t>
      </w:r>
      <w:r w:rsidR="000219BE">
        <w:t xml:space="preserve"> we focus on the high</w:t>
      </w:r>
      <w:r>
        <w:t>-</w:t>
      </w:r>
      <w:r w:rsidR="000219BE">
        <w:t xml:space="preserve">level requirements of the interface approach. </w:t>
      </w:r>
    </w:p>
    <w:p w14:paraId="2A32E0B8" w14:textId="77777777" w:rsidR="00921C18" w:rsidRDefault="00921C18" w:rsidP="00921C18"/>
    <w:p w14:paraId="23969445" w14:textId="2187452E" w:rsidR="00921C18" w:rsidRDefault="008759C4" w:rsidP="00921C18">
      <w:pPr>
        <w:spacing w:after="200" w:line="276" w:lineRule="auto"/>
        <w:jc w:val="center"/>
        <w:outlineLvl w:val="0"/>
      </w:pPr>
      <w:r>
        <w:rPr>
          <w:noProof/>
          <w:highlight w:val="yellow"/>
        </w:rPr>
        <w:lastRenderedPageBreak/>
        <w:object w:dxaOrig="1440" w:dyaOrig="1440" w14:anchorId="4D40B69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1" type="#_x0000_t75" style="position:absolute;left:0;text-align:left;margin-left:101.55pt;margin-top:3.2pt;width:464.6pt;height:356.5pt;z-index:251658242;mso-wrap-edited:f;mso-position-horizontal-relative:page;mso-position-vertical-relative:text" wrapcoords="-105 -91 -105 21645 21705 21645 21705 -91 -105 -91" stroked="t" strokeweight="1.5pt">
            <v:imagedata r:id="rId22" o:title=""/>
            <w10:wrap type="through" anchorx="page"/>
          </v:shape>
          <o:OLEObject Type="Embed" ProgID="PowerPoint.Show.12" ShapeID="_x0000_s1031" DrawAspect="Content" ObjectID="_1555241625" r:id="rId23"/>
        </w:object>
      </w:r>
      <w:r w:rsidR="00921C18" w:rsidRPr="00491B45">
        <w:rPr>
          <w:highlight w:val="yellow"/>
        </w:rPr>
        <w:t>Figure 1:</w:t>
      </w:r>
      <w:r w:rsidR="00921C18" w:rsidRPr="0071117D">
        <w:t xml:space="preserve"> NIST Big Data Reference Architecture</w:t>
      </w:r>
      <w:r w:rsidR="00921C18">
        <w:t xml:space="preserve"> (NBDRA)</w:t>
      </w:r>
    </w:p>
    <w:p w14:paraId="1C304020" w14:textId="12AC6027" w:rsidR="000219BE" w:rsidRDefault="000219BE" w:rsidP="000219BE">
      <w:pPr>
        <w:pStyle w:val="Heading3"/>
      </w:pPr>
      <w:bookmarkStart w:id="97" w:name="_Toc476656638"/>
      <w:r>
        <w:t>Technology and Vendor Agnostic</w:t>
      </w:r>
      <w:bookmarkEnd w:id="97"/>
    </w:p>
    <w:p w14:paraId="0218D788" w14:textId="455014CD" w:rsidR="000219BE" w:rsidRDefault="000219BE" w:rsidP="000219BE">
      <w:r>
        <w:t xml:space="preserve">Due to the many different tools, services, and infrastructures available in the general area of big data an interface ought to be as vendor independent as possible, while at the same time be able to leverage best practices. As such we need to provide a methodology that allows extension of interfaces to adapt and leverage existing approaches, but also allows the interfaces to provide merit in easy specifications that assist the formulation and definition of the NBDRA. </w:t>
      </w:r>
    </w:p>
    <w:p w14:paraId="1B18C588" w14:textId="26AAC146" w:rsidR="002613F7" w:rsidRDefault="002613F7" w:rsidP="002613F7">
      <w:pPr>
        <w:pStyle w:val="Heading3"/>
      </w:pPr>
      <w:bookmarkStart w:id="98" w:name="_Toc476656639"/>
      <w:bookmarkStart w:id="99" w:name="_Toc415608095"/>
      <w:r>
        <w:t>Support of Plug-In Compute Infrastructure</w:t>
      </w:r>
      <w:bookmarkEnd w:id="98"/>
    </w:p>
    <w:p w14:paraId="4AD55D62" w14:textId="12C75C1D" w:rsidR="002613F7" w:rsidRPr="002613F7" w:rsidRDefault="002613F7" w:rsidP="00897029">
      <w:r>
        <w:t>As big data is not just about hosting data, but about analyzing data the interfaces we provide must encapsulate a rich infrastructure environment that is used by data scientists. This includes the ability to integrate (or plug-in) various compute resources and services to provide the necessary compute power to analyze the data. This includes</w:t>
      </w:r>
      <w:r w:rsidR="00897029">
        <w:t xml:space="preserve"> (a) a</w:t>
      </w:r>
      <w:r>
        <w:t>ccess to hierarchy of compute resources, from the laptop/desktop, servers, data clusters, and clouds</w:t>
      </w:r>
      <w:r w:rsidR="00897029">
        <w:t xml:space="preserve">, (b) </w:t>
      </w:r>
      <w:r>
        <w:t>he ability to integrate special purpose hardware such as GPUs and FPGAs that are used in accelerated analysis of data</w:t>
      </w:r>
      <w:r w:rsidR="00897029">
        <w:t>, and (c) t</w:t>
      </w:r>
      <w:r>
        <w:t>he integration of services including micro services that allow the analysis of the data by delegating them to hosted or dynamically deployed services on the infrastructure of choice.</w:t>
      </w:r>
    </w:p>
    <w:p w14:paraId="0532B951" w14:textId="60A0A94E" w:rsidR="00120782" w:rsidRDefault="005B739C" w:rsidP="00120782">
      <w:pPr>
        <w:pStyle w:val="Heading3"/>
      </w:pPr>
      <w:bookmarkStart w:id="100" w:name="_Toc476656640"/>
      <w:r>
        <w:lastRenderedPageBreak/>
        <w:t>Orchestration of Infrastructure and Services</w:t>
      </w:r>
      <w:bookmarkEnd w:id="100"/>
    </w:p>
    <w:p w14:paraId="680591D2" w14:textId="64A46C89" w:rsidR="004622BE" w:rsidRDefault="008E053C" w:rsidP="004622BE">
      <w:r>
        <w:t>As part of the use case collection we present in Volume 3, it is obvious that we need to address the mechanism of preparing the preparation of infrastructures suitable for various use cases. As such we are not attempting to deliver a single deployed BDRA, but allow the setup of an infrastructure that satisfies the particular uses case. To achieve this task, we need to provision software tacks and services on infrastructures and orchestrate their deployment, It is not focus of this document to replace existing orchestration software and services, but provide an interface to them to leverage them as part of defining and creating the infrastructure. Various orchestration frameworks and services could therefore be leveraged and work in orchestrated fashion to achieve the goal of preparing an infrastructure suitable for one or more applications.</w:t>
      </w:r>
    </w:p>
    <w:p w14:paraId="663F4FC8" w14:textId="007205E1" w:rsidR="00B118B4" w:rsidRDefault="005B739C" w:rsidP="00E4175C">
      <w:pPr>
        <w:pStyle w:val="Heading3"/>
      </w:pPr>
      <w:bookmarkStart w:id="101" w:name="_Toc476656641"/>
      <w:r>
        <w:t xml:space="preserve">Orchestration of </w:t>
      </w:r>
      <w:r w:rsidR="008E053C">
        <w:t>Big Data Applications and Experiments</w:t>
      </w:r>
      <w:bookmarkEnd w:id="101"/>
    </w:p>
    <w:p w14:paraId="1396065B" w14:textId="3623A71E" w:rsidR="00120782" w:rsidRDefault="008E053C" w:rsidP="00B121A5">
      <w:r>
        <w:t xml:space="preserve">The creation of the infrastructure suitable for big data applications provides the basic infrastructure. However big data applications may require the creation of sophisticated applications as part of interactive experiments to </w:t>
      </w:r>
      <w:r w:rsidR="00B121A5">
        <w:t>analyze</w:t>
      </w:r>
      <w:r>
        <w:t xml:space="preserve"> and probe the data. For this </w:t>
      </w:r>
      <w:r w:rsidR="00B121A5">
        <w:t>purpose,</w:t>
      </w:r>
      <w:r>
        <w:t xml:space="preserve"> we need to be able to orchestrate and </w:t>
      </w:r>
      <w:r w:rsidR="00B121A5">
        <w:t xml:space="preserve">interact with experiments conducted on the data while assuring reproducibility and correctness of the data. For this purpose, a </w:t>
      </w:r>
      <w:r w:rsidR="00422334">
        <w:t>System Orchestrator (</w:t>
      </w:r>
      <w:r w:rsidR="00B121A5">
        <w:t xml:space="preserve">either the </w:t>
      </w:r>
      <w:r w:rsidR="00422334">
        <w:t>Data Scientists</w:t>
      </w:r>
      <w:r w:rsidR="00B121A5">
        <w:t xml:space="preserve"> or a service acting in behalf of the scientist</w:t>
      </w:r>
      <w:r w:rsidR="00422334">
        <w:t>) uses the BD Application Provider as the command center to orchestrate dataflow from Data Provider, carryout the BD application lifecycle with the help of the BD Framework Provider, and enable Data Consumer to consume Big Data processing results</w:t>
      </w:r>
      <w:r w:rsidR="00B121A5">
        <w:t>. An interface is needed to describe the interactions and to allow leveraging of experiment management frameworks in scripted fashion.</w:t>
      </w:r>
      <w:r w:rsidR="00422334">
        <w:t xml:space="preserve"> </w:t>
      </w:r>
      <w:r w:rsidR="00B121A5">
        <w:t>We require a customization of parameters on several levels. On the highest level, we require high level- application motivated parameters to drive the orchestration of the experiment. On lower levels these high-level parameters may drive and create service level agreement augmented specifications and parameters that could even lead to the orchestration of infrastructure and services to satisfy experiment needs.</w:t>
      </w:r>
    </w:p>
    <w:p w14:paraId="451C9D84" w14:textId="3B8D9BCC" w:rsidR="00120782" w:rsidRDefault="00120782" w:rsidP="00120782">
      <w:pPr>
        <w:pStyle w:val="Heading3"/>
      </w:pPr>
      <w:bookmarkStart w:id="102" w:name="_Toc476656642"/>
      <w:r>
        <w:t>Reusability</w:t>
      </w:r>
      <w:bookmarkEnd w:id="102"/>
    </w:p>
    <w:p w14:paraId="26E2FD9A" w14:textId="35EE6952" w:rsidR="005949B4" w:rsidRDefault="00844F2E" w:rsidP="00897029">
      <w:r>
        <w:t xml:space="preserve">The interfaces provided must encourage reusability of the infrastructure, services and experiments </w:t>
      </w:r>
      <w:r w:rsidR="005949B4">
        <w:t xml:space="preserve">described by them. This includes </w:t>
      </w:r>
      <w:r w:rsidR="00897029">
        <w:t xml:space="preserve">(a) </w:t>
      </w:r>
      <w:r w:rsidR="005949B4">
        <w:t>reusability of available analytics packages and services for adoption</w:t>
      </w:r>
      <w:r w:rsidR="00897029">
        <w:t xml:space="preserve"> (b) </w:t>
      </w:r>
      <w:r w:rsidR="005949B4">
        <w:t>deployment of customizable analytics tools and services</w:t>
      </w:r>
      <w:r w:rsidR="00897029">
        <w:t xml:space="preserve">, and (c) </w:t>
      </w:r>
      <w:r w:rsidR="005949B4">
        <w:t>operational adjustments that allow the services and infrastructure to be adapted while at the same time allowing for reproducible experiment execution</w:t>
      </w:r>
    </w:p>
    <w:p w14:paraId="5CEE831D" w14:textId="61B9ABDE" w:rsidR="005949B4" w:rsidRDefault="005949B4" w:rsidP="005949B4">
      <w:pPr>
        <w:pStyle w:val="Heading3"/>
      </w:pPr>
      <w:bookmarkStart w:id="103" w:name="_Toc476656643"/>
      <w:r>
        <w:t xml:space="preserve">Execution </w:t>
      </w:r>
      <w:r w:rsidR="00A94BD7">
        <w:t>Workloads</w:t>
      </w:r>
      <w:bookmarkEnd w:id="103"/>
    </w:p>
    <w:p w14:paraId="7A435B3E" w14:textId="58E4168E" w:rsidR="00537FC5" w:rsidRDefault="00A94BD7" w:rsidP="007D5968">
      <w:r>
        <w:t xml:space="preserve">One of the important aspects of distributed big data services can be that the data served is simply to big to be moved to a different location. </w:t>
      </w:r>
      <w:r w:rsidR="00590AF5">
        <w:t>Instead</w:t>
      </w:r>
      <w:r>
        <w:t xml:space="preserve"> we are in the need of an interface</w:t>
      </w:r>
      <w:r w:rsidR="00590AF5">
        <w:t xml:space="preserve"> </w:t>
      </w:r>
      <w:r w:rsidR="007D5968">
        <w:t>allowing us to describe and package analytics algorithms and potentially also tools as a payload to a data service. This can be best achieved not by sending the detailed execution, but sending an interface description that describes how such an algorithm or tool can be created on the server end and be executed under security considerations integrated with authentication and authorization in mind.</w:t>
      </w:r>
    </w:p>
    <w:p w14:paraId="33983967" w14:textId="77777777" w:rsidR="0076602C" w:rsidRDefault="0076602C" w:rsidP="0076602C">
      <w:pPr>
        <w:pStyle w:val="Heading3"/>
      </w:pPr>
      <w:bookmarkStart w:id="104" w:name="_Toc476656644"/>
      <w:r>
        <w:t>Security and Privacy Fabric Requirements</w:t>
      </w:r>
      <w:bookmarkEnd w:id="104"/>
      <w:r>
        <w:t xml:space="preserve"> </w:t>
      </w:r>
    </w:p>
    <w:p w14:paraId="71DEEB86" w14:textId="77777777" w:rsidR="0076602C" w:rsidRDefault="0076602C" w:rsidP="0076602C">
      <w:r w:rsidRPr="00E01F42">
        <w:rPr>
          <w:highlight w:val="yellow"/>
        </w:rPr>
        <w:t>&lt;Description&gt;</w:t>
      </w:r>
    </w:p>
    <w:p w14:paraId="013E68FC" w14:textId="77777777" w:rsidR="0076602C" w:rsidRDefault="0076602C" w:rsidP="007D5968"/>
    <w:p w14:paraId="2DFC6999" w14:textId="3A9F288A" w:rsidR="0076602C" w:rsidRPr="004D247F" w:rsidRDefault="0076602C" w:rsidP="0076602C">
      <w:pPr>
        <w:pStyle w:val="Heading3"/>
      </w:pPr>
      <w:bookmarkStart w:id="105" w:name="_Toc476656645"/>
      <w:r>
        <w:t>System Orchestration Requirements</w:t>
      </w:r>
      <w:bookmarkEnd w:id="105"/>
    </w:p>
    <w:p w14:paraId="476BDF29" w14:textId="77777777" w:rsidR="0076602C" w:rsidRDefault="0076602C" w:rsidP="0076602C">
      <w:r w:rsidRPr="00E01F42">
        <w:rPr>
          <w:highlight w:val="yellow"/>
        </w:rPr>
        <w:t>&lt;Description&gt;</w:t>
      </w:r>
    </w:p>
    <w:p w14:paraId="105CF3CD" w14:textId="77777777" w:rsidR="0076602C" w:rsidRDefault="0076602C" w:rsidP="0076602C">
      <w:pPr>
        <w:pStyle w:val="Heading3"/>
      </w:pPr>
      <w:bookmarkStart w:id="106" w:name="_Toc476656646"/>
      <w:r>
        <w:t>Application Providers Requirements</w:t>
      </w:r>
      <w:bookmarkEnd w:id="106"/>
      <w:r>
        <w:t xml:space="preserve"> </w:t>
      </w:r>
    </w:p>
    <w:p w14:paraId="5901B306" w14:textId="77777777" w:rsidR="0076602C" w:rsidRDefault="0076602C" w:rsidP="0076602C">
      <w:r w:rsidRPr="00E01F42">
        <w:rPr>
          <w:highlight w:val="yellow"/>
        </w:rPr>
        <w:t>&lt;Description&gt;</w:t>
      </w:r>
    </w:p>
    <w:p w14:paraId="3BBD4DFF" w14:textId="77777777" w:rsidR="0076602C" w:rsidRDefault="0076602C" w:rsidP="007D5968"/>
    <w:p w14:paraId="79F17023" w14:textId="15C1F737" w:rsidR="00186C5F" w:rsidRDefault="00D472F7" w:rsidP="00186C5F">
      <w:pPr>
        <w:pStyle w:val="Heading2"/>
      </w:pPr>
      <w:bookmarkStart w:id="107" w:name="_Toc476656647"/>
      <w:r>
        <w:t xml:space="preserve">Component Specific Interface </w:t>
      </w:r>
      <w:r w:rsidR="00473240">
        <w:t>Requirements</w:t>
      </w:r>
      <w:bookmarkEnd w:id="107"/>
    </w:p>
    <w:p w14:paraId="21FC1A33" w14:textId="5521C778" w:rsidR="00CE21C5" w:rsidRDefault="00D472F7" w:rsidP="00CE21C5">
      <w:r>
        <w:t>In this section, we summarize a set of requirements for the interface of a particular component in the NBDRA. The components are listed in Figure 1 and addressed in each of the subsections as part of Section 2.2 of this document</w:t>
      </w:r>
      <w:r w:rsidR="00E776B6">
        <w:t>.</w:t>
      </w:r>
      <w:r w:rsidR="00CE21C5">
        <w:t xml:space="preserve"> The five main functional components of the NBDRA represent the different technical roles within a Big Data system. The functional components are listed below and discussed in subsequent subsections.</w:t>
      </w:r>
    </w:p>
    <w:p w14:paraId="5F85DF48" w14:textId="77777777" w:rsidR="00CE21C5" w:rsidRPr="00E55B19" w:rsidRDefault="00CE21C5" w:rsidP="00CE21C5">
      <w:pPr>
        <w:pStyle w:val="BDTextBulletList"/>
      </w:pPr>
      <w:r w:rsidRPr="00E55B19">
        <w:rPr>
          <w:b/>
        </w:rPr>
        <w:t>System Orchestrator</w:t>
      </w:r>
      <w:r>
        <w:t>:</w:t>
      </w:r>
      <w:r w:rsidRPr="00E55B19">
        <w:t xml:space="preserve"> Defines and integrates the required data application activities into an operational vertical system</w:t>
      </w:r>
      <w:r>
        <w:t>;</w:t>
      </w:r>
    </w:p>
    <w:p w14:paraId="2DD3B54F" w14:textId="77777777" w:rsidR="00CE21C5" w:rsidRPr="00E55B19" w:rsidRDefault="00CE21C5" w:rsidP="00CE21C5">
      <w:pPr>
        <w:pStyle w:val="BDTextBulletList"/>
      </w:pPr>
      <w:r w:rsidRPr="00E55B19">
        <w:rPr>
          <w:b/>
        </w:rPr>
        <w:t>Big Data Application Provider</w:t>
      </w:r>
      <w:r>
        <w:t>:</w:t>
      </w:r>
      <w:r w:rsidRPr="00E55B19">
        <w:t xml:space="preserve"> Executes a </w:t>
      </w:r>
      <w:r>
        <w:t xml:space="preserve">data </w:t>
      </w:r>
      <w:r w:rsidRPr="00E55B19">
        <w:t>life</w:t>
      </w:r>
      <w:r>
        <w:t xml:space="preserve"> </w:t>
      </w:r>
      <w:r w:rsidRPr="00E55B19">
        <w:t>cycle to meet security and privacy requirements as well as System Orchestrator-defined requirements</w:t>
      </w:r>
      <w:r>
        <w:t>;</w:t>
      </w:r>
    </w:p>
    <w:p w14:paraId="2DDF5D9C" w14:textId="77777777" w:rsidR="00CE21C5" w:rsidRPr="00E55B19" w:rsidRDefault="00CE21C5" w:rsidP="00CE21C5">
      <w:pPr>
        <w:pStyle w:val="BDTextBulletList"/>
      </w:pPr>
      <w:r w:rsidRPr="00E55B19">
        <w:rPr>
          <w:b/>
        </w:rPr>
        <w:t>Data Provider</w:t>
      </w:r>
      <w:r>
        <w:t>:</w:t>
      </w:r>
      <w:r w:rsidRPr="00E55B19">
        <w:t xml:space="preserve"> Introduces new data or information feeds into the Big Data system</w:t>
      </w:r>
      <w:r>
        <w:t>;</w:t>
      </w:r>
    </w:p>
    <w:p w14:paraId="6D16EF34" w14:textId="77777777" w:rsidR="00CE21C5" w:rsidRPr="00E55B19" w:rsidRDefault="00CE21C5" w:rsidP="00CE21C5">
      <w:pPr>
        <w:pStyle w:val="BDTextBulletList"/>
      </w:pPr>
      <w:r w:rsidRPr="00E55B19">
        <w:rPr>
          <w:b/>
        </w:rPr>
        <w:t>Big Data Framework Provider</w:t>
      </w:r>
      <w:r w:rsidRPr="00B73DAF">
        <w:t>:</w:t>
      </w:r>
      <w:r w:rsidRPr="00E55B19">
        <w:t xml:space="preserve"> Establishes a computing </w:t>
      </w:r>
      <w:r>
        <w:t xml:space="preserve">framework </w:t>
      </w:r>
      <w:r w:rsidRPr="00E55B19">
        <w:t>in which to execute certain transformation applications while protecting the privacy and integrity of data</w:t>
      </w:r>
      <w:r>
        <w:t>; and</w:t>
      </w:r>
    </w:p>
    <w:p w14:paraId="7821CF73" w14:textId="5D69D8BF" w:rsidR="00CE21C5" w:rsidRPr="00D472F7" w:rsidRDefault="00CE21C5" w:rsidP="00D472F7">
      <w:pPr>
        <w:pStyle w:val="BDTextBulletList"/>
      </w:pPr>
      <w:r w:rsidRPr="00740D3D">
        <w:rPr>
          <w:b/>
        </w:rPr>
        <w:t>Data Consumer</w:t>
      </w:r>
      <w:r w:rsidRPr="00B73DAF">
        <w:t>:</w:t>
      </w:r>
      <w:r w:rsidRPr="00E55B19">
        <w:t xml:space="preserve"> </w:t>
      </w:r>
      <w:r>
        <w:t>Includes e</w:t>
      </w:r>
      <w:r w:rsidRPr="00E55B19">
        <w:t xml:space="preserve">nd users or other systems </w:t>
      </w:r>
      <w:r>
        <w:t>that use</w:t>
      </w:r>
      <w:r w:rsidRPr="00E55B19">
        <w:t xml:space="preserve"> the results of </w:t>
      </w:r>
      <w:r>
        <w:t xml:space="preserve">the </w:t>
      </w:r>
      <w:r w:rsidRPr="00E55B19">
        <w:t>Big Data Application Provider</w:t>
      </w:r>
      <w:r>
        <w:t>.</w:t>
      </w:r>
    </w:p>
    <w:p w14:paraId="3E67E2DB" w14:textId="260D6999" w:rsidR="00186C5F" w:rsidRDefault="00D472F7" w:rsidP="00D472F7">
      <w:pPr>
        <w:pStyle w:val="Heading3"/>
      </w:pPr>
      <w:bookmarkStart w:id="108" w:name="_Toc476656648"/>
      <w:r>
        <w:t>System O</w:t>
      </w:r>
      <w:r w:rsidR="00186C5F">
        <w:t>rchestrator</w:t>
      </w:r>
      <w:r>
        <w:t xml:space="preserve"> Interface Requirements</w:t>
      </w:r>
      <w:bookmarkEnd w:id="108"/>
    </w:p>
    <w:p w14:paraId="782F86CF" w14:textId="401B14DC" w:rsidR="00B118B4" w:rsidRDefault="00B118B4" w:rsidP="009E020F">
      <w:r>
        <w:t>The System Orchestrator role includes defining and integrating</w:t>
      </w:r>
      <w:r w:rsidRPr="007578D7">
        <w:t xml:space="preserve"> the required data </w:t>
      </w:r>
      <w:r>
        <w:t>application</w:t>
      </w:r>
      <w:r w:rsidRPr="007578D7">
        <w:t xml:space="preserve"> </w:t>
      </w:r>
      <w:r>
        <w:t xml:space="preserve">activities </w:t>
      </w:r>
      <w:r w:rsidRPr="007578D7">
        <w:t xml:space="preserve">into </w:t>
      </w:r>
      <w:r>
        <w:t>an operational</w:t>
      </w:r>
      <w:r w:rsidRPr="007578D7">
        <w:t xml:space="preserve"> vertical system</w:t>
      </w:r>
      <w:r>
        <w:t>. Typically, the System Orchestrator involves a collection of more specific r</w:t>
      </w:r>
      <w:r w:rsidRPr="002125D0">
        <w:t>oles</w:t>
      </w:r>
      <w:r>
        <w:t>,</w:t>
      </w:r>
      <w:r w:rsidRPr="002125D0">
        <w:t xml:space="preserve"> performed by one or more actors</w:t>
      </w:r>
      <w:r>
        <w:t>,</w:t>
      </w:r>
      <w:r w:rsidRPr="002125D0">
        <w:t xml:space="preserve"> which manage and orchestrate the operation of the Big Data system</w:t>
      </w:r>
      <w:r>
        <w:t>. These actors may be human components, software components, or some combination of the two. The function of the System Orchestrator is to configure and manage the other components of the Big Data architecture to implement one or more workloads that the architecture is designed to execute. The workloads managed by the System Orchestrator may be assigning/provisioning framework components to individual physical or virtual nodes</w:t>
      </w:r>
      <w:r w:rsidRPr="00B45CCD">
        <w:t xml:space="preserve"> </w:t>
      </w:r>
      <w:r>
        <w:t>at the lower level, or providing a graphical user interface that supports the specification of workflows linking together multiple applications and components at the higher level. The System Orchestrator may also, through the Management Fabric, monitor the workloads and system to confirm that specific quality of service requirements are met for each workload, and may actually elastically assign and provision additional physical or virtual resources to meet workload requirements resulting from changes/surges in the data or number of users/transactions.</w:t>
      </w:r>
    </w:p>
    <w:p w14:paraId="74D9D103" w14:textId="09483B51" w:rsidR="00646C09" w:rsidRDefault="009E020F" w:rsidP="009E020F">
      <w:r>
        <w:t xml:space="preserve">The interface to the system orchestrator must be capable of specifying the task of </w:t>
      </w:r>
      <w:r w:rsidR="00646C09">
        <w:t>orchestration the deployment, configuration, and the execution of applications within the NBDRA. A simple vendor neutral specification to coordinate the various parts either as simple parallel language tasks or as a workflow specification is needed to facilitate the overall coordination. Integration of existing tools and services into the orchestrator as extensible interface sis desirable.</w:t>
      </w:r>
    </w:p>
    <w:p w14:paraId="3276B404" w14:textId="2023447D" w:rsidR="00186C5F" w:rsidRDefault="00D472F7" w:rsidP="00D472F7">
      <w:pPr>
        <w:pStyle w:val="Heading3"/>
      </w:pPr>
      <w:bookmarkStart w:id="109" w:name="_Toc476656649"/>
      <w:r>
        <w:t>Data P</w:t>
      </w:r>
      <w:r w:rsidR="00186C5F">
        <w:t>rovider</w:t>
      </w:r>
      <w:r>
        <w:t xml:space="preserve"> Interface Requirements</w:t>
      </w:r>
      <w:bookmarkEnd w:id="109"/>
    </w:p>
    <w:p w14:paraId="4F518E84" w14:textId="18A010F9" w:rsidR="00762D35" w:rsidRPr="00762D35" w:rsidRDefault="00762D35" w:rsidP="00762D35">
      <w:r>
        <w:t xml:space="preserve">The </w:t>
      </w:r>
      <w:r w:rsidRPr="00EB2397">
        <w:t>Data Provider role introduc</w:t>
      </w:r>
      <w:r>
        <w:t>es</w:t>
      </w:r>
      <w:r w:rsidRPr="00EB2397">
        <w:t xml:space="preserve"> new data or information feeds into the </w:t>
      </w:r>
      <w:r>
        <w:t>B</w:t>
      </w:r>
      <w:r w:rsidRPr="00EB2397">
        <w:t xml:space="preserve">ig </w:t>
      </w:r>
      <w:r>
        <w:t>D</w:t>
      </w:r>
      <w:r w:rsidRPr="00EB2397">
        <w:t xml:space="preserve">ata system for discovery, access, and transformation by the </w:t>
      </w:r>
      <w:r>
        <w:t>B</w:t>
      </w:r>
      <w:r w:rsidRPr="00EB2397">
        <w:t xml:space="preserve">ig </w:t>
      </w:r>
      <w:r>
        <w:t>D</w:t>
      </w:r>
      <w:r w:rsidRPr="00EB2397">
        <w:t>ata system.</w:t>
      </w:r>
      <w:r>
        <w:t xml:space="preserve"> N</w:t>
      </w:r>
      <w:r w:rsidRPr="00EB2397">
        <w:t>ew data feeds are distinct from the data already in use by the system and residing in the various system repositories</w:t>
      </w:r>
      <w:r>
        <w:t>.</w:t>
      </w:r>
      <w:r w:rsidRPr="00EB2397">
        <w:t xml:space="preserve"> </w:t>
      </w:r>
      <w:r>
        <w:t>S</w:t>
      </w:r>
      <w:r w:rsidRPr="00EB2397">
        <w:t>imilar technologies can be used to access both</w:t>
      </w:r>
      <w:r>
        <w:t xml:space="preserve"> new data feeds and existing data</w:t>
      </w:r>
      <w:r w:rsidRPr="00EB2397">
        <w:t>.</w:t>
      </w:r>
      <w:r>
        <w:t xml:space="preserve"> The Data Provider actors can be anything from a sensor, to a human inputting data manually, to another Big Data system.</w:t>
      </w:r>
    </w:p>
    <w:p w14:paraId="5E3B0CC3" w14:textId="2A8DA031" w:rsidR="00155C58" w:rsidRPr="00155C58" w:rsidRDefault="00A67617" w:rsidP="00155C58">
      <w:r>
        <w:t>Interfaces for data providers must be able to specify a data provider so it can be located by a data consumer. It also must include enough details to identify the services offered so they can be pragmatically reused by consumers.</w:t>
      </w:r>
      <w:r w:rsidR="00740D2A">
        <w:t xml:space="preserve"> Interfaces to describe pipes and filters must be addressed.</w:t>
      </w:r>
    </w:p>
    <w:p w14:paraId="0EE4C9BC" w14:textId="6B98D56A" w:rsidR="00186C5F" w:rsidRDefault="00D472F7" w:rsidP="00D472F7">
      <w:pPr>
        <w:pStyle w:val="Heading3"/>
      </w:pPr>
      <w:bookmarkStart w:id="110" w:name="_Toc476656650"/>
      <w:r>
        <w:lastRenderedPageBreak/>
        <w:t>Data C</w:t>
      </w:r>
      <w:r w:rsidR="00186C5F">
        <w:t>onsumer</w:t>
      </w:r>
      <w:r>
        <w:t xml:space="preserve"> Interface Requirements</w:t>
      </w:r>
      <w:bookmarkEnd w:id="110"/>
    </w:p>
    <w:p w14:paraId="19983839" w14:textId="22EB62C8" w:rsidR="00A67617" w:rsidRPr="00A67617" w:rsidRDefault="00B41B82" w:rsidP="00A67617">
      <w:r>
        <w:t xml:space="preserve">Similar to the Data Provider, the role of Data Consumer within the NBDRA can be an actual end user or another system. In many ways, this role is the mirror image of the Data Provider, with the entire Big Data framework appearing like a Data Provider to the Data Consumer. The activities associated with the Data Consumer role include (a) </w:t>
      </w:r>
      <w:r w:rsidRPr="00646E97">
        <w:t>Search and Retrieve</w:t>
      </w:r>
      <w:r>
        <w:t xml:space="preserve"> (b) </w:t>
      </w:r>
      <w:r w:rsidRPr="00646E97">
        <w:t>Download</w:t>
      </w:r>
      <w:r>
        <w:t xml:space="preserve"> (c) </w:t>
      </w:r>
      <w:r w:rsidRPr="00646E97">
        <w:t>Analyze Locally</w:t>
      </w:r>
      <w:r>
        <w:t xml:space="preserve"> (d) </w:t>
      </w:r>
      <w:r w:rsidRPr="00646E97">
        <w:t>Reporting</w:t>
      </w:r>
      <w:r>
        <w:t xml:space="preserve"> (d) </w:t>
      </w:r>
      <w:r w:rsidRPr="00646E97">
        <w:t>Visualization</w:t>
      </w:r>
      <w:r>
        <w:t xml:space="preserve"> (e) </w:t>
      </w:r>
      <w:r w:rsidRPr="00646E97">
        <w:t>Data to Use for Their Own Processes</w:t>
      </w:r>
      <w:r>
        <w:t xml:space="preserve">. </w:t>
      </w:r>
      <w:r w:rsidR="00A67617">
        <w:t xml:space="preserve">The interface for the data consumer must be able to describe the consuming services and how they </w:t>
      </w:r>
      <w:r w:rsidR="00740D2A">
        <w:t>retrieve</w:t>
      </w:r>
      <w:r w:rsidR="00A67617">
        <w:t xml:space="preserve"> information or leverage data consumers.</w:t>
      </w:r>
    </w:p>
    <w:p w14:paraId="7A1BE153" w14:textId="6140449C" w:rsidR="00186C5F" w:rsidRDefault="00D472F7" w:rsidP="00D472F7">
      <w:pPr>
        <w:pStyle w:val="Heading3"/>
      </w:pPr>
      <w:bookmarkStart w:id="111" w:name="_Toc476656651"/>
      <w:r>
        <w:t>Big D</w:t>
      </w:r>
      <w:r w:rsidR="00186C5F">
        <w:t xml:space="preserve">ata </w:t>
      </w:r>
      <w:r>
        <w:t>Ap</w:t>
      </w:r>
      <w:r w:rsidR="00186C5F">
        <w:t xml:space="preserve">plication </w:t>
      </w:r>
      <w:r>
        <w:t>Interface P</w:t>
      </w:r>
      <w:r w:rsidR="00186C5F">
        <w:t>rovider</w:t>
      </w:r>
      <w:bookmarkEnd w:id="111"/>
    </w:p>
    <w:p w14:paraId="550D3BF0" w14:textId="0DF50BEB" w:rsidR="00BB6A0F" w:rsidRDefault="00BB6A0F" w:rsidP="00740D2A">
      <w:r>
        <w:t>The Big Data Application Provider</w:t>
      </w:r>
      <w:r w:rsidRPr="00587DA0">
        <w:t xml:space="preserve"> role execut</w:t>
      </w:r>
      <w:r>
        <w:t xml:space="preserve">es a specific set of operations along the data life </w:t>
      </w:r>
      <w:r w:rsidRPr="00587DA0">
        <w:t xml:space="preserve">cycle </w:t>
      </w:r>
      <w:r>
        <w:t xml:space="preserve">to meet the requirements established by the System Orchestrator, as well as meeting security and privacy requirements. The Big Data Application Provider is the architecture component that encapsulates the business logic and functionality to be executed by the architecture. </w:t>
      </w:r>
    </w:p>
    <w:p w14:paraId="0AB4535E" w14:textId="208D4F75" w:rsidR="00186C5F" w:rsidRDefault="00740D2A" w:rsidP="00740D2A">
      <w:r>
        <w:t>The interfaces to describe big data applications include interfaces for the various subcomponents including c</w:t>
      </w:r>
      <w:r w:rsidR="00186C5F">
        <w:t>ollection</w:t>
      </w:r>
      <w:r>
        <w:t>s, p</w:t>
      </w:r>
      <w:r w:rsidR="00186C5F">
        <w:t>reparation/curation</w:t>
      </w:r>
      <w:r>
        <w:t>, analytics, visualization, and access. Some if the interfaces used in these components can be reused from other interfaces introduced in other sections of this document. Where appropriate we will identify application specific interfaces and provide examples of them while focusing on a use case as identified in Volume 3 of this series.</w:t>
      </w:r>
    </w:p>
    <w:p w14:paraId="0BAB460E" w14:textId="40160E7E" w:rsidR="00BB6A0F" w:rsidRDefault="00BB6A0F" w:rsidP="00BB6A0F">
      <w:pPr>
        <w:pStyle w:val="Heading4"/>
      </w:pPr>
      <w:r>
        <w:t>Collection</w:t>
      </w:r>
    </w:p>
    <w:p w14:paraId="44AB4115" w14:textId="77777777" w:rsidR="00BB6A0F" w:rsidRDefault="00BB6A0F" w:rsidP="00BB6A0F">
      <w:r>
        <w:t xml:space="preserve">In general, the collection activity of the Big Data Application Provider handles the interface with the Data Provider. This may be a general service, such as a file server or web server configured </w:t>
      </w:r>
      <w:r w:rsidRPr="003E2379">
        <w:t>by the System Orchestrator to accept or perform specific collections of data</w:t>
      </w:r>
      <w:r>
        <w:t>, or it may be an application-specific service designed to pull data or receive pushes of data from the Data Provider. Since this activity is receiving data at a minimum, it must store/buffer the received data until it is persisted through the Big Data Framework Provider. This persistence need not be to physical media but may simply be to an in-memory queue or other service provided by the processing frameworks of the Big Data Framework Provider. The collection activity is likely where the extraction portion of the Extract, Transform, Load (ETL)/Extract, Load, Transform (ELT) cycle is performed. At the initial collection stage, sets of data (e.g., data records) of similar structure are collected (and combined), resulting in uniform security, policy, and other considerations. Initial metadata is created (e.g., subjects with keys are identified) to facilitate subsequent aggregation or look-up methods.</w:t>
      </w:r>
    </w:p>
    <w:p w14:paraId="78EC8CBB" w14:textId="77777777" w:rsidR="00BB6A0F" w:rsidRPr="00FE0403" w:rsidRDefault="00BB6A0F" w:rsidP="00BB6A0F">
      <w:pPr>
        <w:pStyle w:val="Heading4"/>
      </w:pPr>
      <w:r w:rsidRPr="00FE0403">
        <w:t>Preparation</w:t>
      </w:r>
    </w:p>
    <w:p w14:paraId="25DFD46D" w14:textId="77777777" w:rsidR="00BB6A0F" w:rsidRDefault="00BB6A0F" w:rsidP="00BB6A0F">
      <w:r>
        <w:t>The preparation activity is where the transformation portion of the ETL/ELT cycle is likely performed, although analytics activity will also likely perform advanced parts of the transformation. Tasks performed by this activity could include data validation (e.g., checksums/hashes, format checks), cleansing (e.g., eliminating bad records/fields), outlier removal, standardization, reformatting, or encapsulating. This activity is also where source data will frequently be persisted to archive storage in the Big Data Framework Provider and provenance data will be verified or attached/associated. Verification or attachment may include optimization of data through manipulations (e.g., deduplication) and indexing to optimize the analytics process. This activity may also aggregate data from different Data Providers, leveraging metadata keys to create an expanded and enhanced data set.</w:t>
      </w:r>
    </w:p>
    <w:p w14:paraId="16E5220E" w14:textId="77777777" w:rsidR="00BB6A0F" w:rsidRDefault="00BB6A0F" w:rsidP="00BB6A0F">
      <w:pPr>
        <w:pStyle w:val="Heading4"/>
      </w:pPr>
      <w:r>
        <w:t>Analytics</w:t>
      </w:r>
    </w:p>
    <w:p w14:paraId="6F583F5C" w14:textId="77777777" w:rsidR="00BB6A0F" w:rsidRDefault="00BB6A0F" w:rsidP="00BB6A0F">
      <w:r>
        <w:t>The analytics activity of the Big Data Application Provider includes the encoding of the low-level business logic of the Big Data system (with higher-level business process logic being encoded by the System Orchestrator). The activity i</w:t>
      </w:r>
      <w:r w:rsidRPr="002D563B">
        <w:t xml:space="preserve">mplements the techniques to extract knowledge from the data based on the requirements of the </w:t>
      </w:r>
      <w:r>
        <w:t>vertical application.</w:t>
      </w:r>
      <w:r w:rsidRPr="002D563B">
        <w:t xml:space="preserve"> </w:t>
      </w:r>
      <w:r>
        <w:t>The requirements specify</w:t>
      </w:r>
      <w:r w:rsidRPr="002D563B">
        <w:t xml:space="preserve"> the</w:t>
      </w:r>
      <w:r>
        <w:t xml:space="preserve"> data processing</w:t>
      </w:r>
      <w:r w:rsidRPr="002D563B">
        <w:t xml:space="preserve"> algorithms </w:t>
      </w:r>
      <w:r>
        <w:t>for processing</w:t>
      </w:r>
      <w:r w:rsidRPr="002D563B">
        <w:t xml:space="preserve"> the data to produce new insights that will address the technical goal.</w:t>
      </w:r>
      <w:r>
        <w:t xml:space="preserve"> The analytics activity will leverage the processing frameworks to implement the associated logic. This typically involves the activity </w:t>
      </w:r>
      <w:r>
        <w:lastRenderedPageBreak/>
        <w:t>providing software that implements the analytic logic to the batch and/or streaming elements of the processing framework for execution. The messaging/communication framework of the Big Data Framework Provider may be used to pass data or control functions to the application logic running in the processing frameworks. The analytic logic may be broken up into multiple modules to be executed by the processing frameworks which communicate, through the messaging/communication framework, with each other and other functions instantiated by the Big Data Application Provider.</w:t>
      </w:r>
    </w:p>
    <w:p w14:paraId="2783A92E" w14:textId="77777777" w:rsidR="00BB6A0F" w:rsidRDefault="00BB6A0F" w:rsidP="00BB6A0F">
      <w:pPr>
        <w:pStyle w:val="Heading4"/>
      </w:pPr>
      <w:r>
        <w:t>Visualization</w:t>
      </w:r>
    </w:p>
    <w:p w14:paraId="00FE0DD3" w14:textId="77777777" w:rsidR="00BB6A0F" w:rsidRDefault="00BB6A0F" w:rsidP="00BB6A0F">
      <w:r>
        <w:t>The visualization activity of the Big Data Application Provider prepares elements of the processed data and the output of the analytic activity for presentation to the Data Consumer. The objective of this activity is to f</w:t>
      </w:r>
      <w:r w:rsidRPr="002D563B">
        <w:t>ormat and present data in such a way as to optimally communicate meaning and knowledge.</w:t>
      </w:r>
      <w:r>
        <w:t xml:space="preserve"> The visualization preparation may involve producing a text-based report or rendering the analytic results as some form of graphic. The resulting output may be a static visualization and may simply be stored through the Big Data Framework Provider for later access. However, the visualization activity frequently interacts with the access activity, the analytics activity, and the Big Data Framework Provider (processing and platform) to provide interactive visualization of the data to the Data Consumer based on parameters provided to the access activity by the Data Consumer. The visualization activity may be completely application-implemented, leverage one or more application libraries, or may use specialized visualization processing frameworks within the Big Data Framework Provider. </w:t>
      </w:r>
    </w:p>
    <w:p w14:paraId="2D650F67" w14:textId="77777777" w:rsidR="00BB6A0F" w:rsidRDefault="00BB6A0F" w:rsidP="00BB6A0F">
      <w:pPr>
        <w:pStyle w:val="Heading4"/>
      </w:pPr>
      <w:r>
        <w:t>Access</w:t>
      </w:r>
    </w:p>
    <w:p w14:paraId="15B8E0DA" w14:textId="6F625708" w:rsidR="00BB6A0F" w:rsidRDefault="00BB6A0F" w:rsidP="00740D2A">
      <w:r>
        <w:t xml:space="preserve">The access activity within the Big Data Application Provider is focused on the communication/interaction with the Data Consumer. Similar to the collection activity, the access activity may be a generic service such as a web server or application server that is configured by the System Orchestrator to handle specific requests from the Data Consumer. This activity would interface with the visualization and analytic activities to respond to requests from the Data Consumer (who may be a person) and uses the processing and platform frameworks to retrieve data to respond to Data Consumer requests. In addition, the access activity confirms that </w:t>
      </w:r>
      <w:r w:rsidRPr="00901B32">
        <w:t>descriptive</w:t>
      </w:r>
      <w:r>
        <w:t xml:space="preserve"> and</w:t>
      </w:r>
      <w:r w:rsidRPr="00901B32">
        <w:t xml:space="preserve"> administrative</w:t>
      </w:r>
      <w:r>
        <w:t xml:space="preserve"> </w:t>
      </w:r>
      <w:r w:rsidRPr="00901B32">
        <w:t xml:space="preserve">metadata and metadata schemes are </w:t>
      </w:r>
      <w:r>
        <w:t>captured and maintained for access by the Data Consumer and as data is transferred to the Data Consumer</w:t>
      </w:r>
      <w:r w:rsidRPr="00901B32">
        <w:t>.</w:t>
      </w:r>
      <w:r>
        <w:t xml:space="preserve"> The interface with the Data Consumer may be synchronous or asynchronous in nature and may use a pull or push paradigm for data transfer. </w:t>
      </w:r>
    </w:p>
    <w:p w14:paraId="4790B87A" w14:textId="46D9705B" w:rsidR="00186C5F" w:rsidRDefault="00D472F7" w:rsidP="007B389F">
      <w:pPr>
        <w:pStyle w:val="Heading4"/>
      </w:pPr>
      <w:r>
        <w:t>Big Data Provider F</w:t>
      </w:r>
      <w:r w:rsidR="00186C5F">
        <w:t>ramework</w:t>
      </w:r>
      <w:r>
        <w:t xml:space="preserve"> Interface Requirements</w:t>
      </w:r>
    </w:p>
    <w:p w14:paraId="70A21AD5" w14:textId="00296DEA" w:rsidR="007B389F" w:rsidRPr="007B389F" w:rsidRDefault="007B389F" w:rsidP="007B389F">
      <w:r>
        <w:t xml:space="preserve">Data for Big Data applications are delivered through </w:t>
      </w:r>
      <w:r w:rsidRPr="001A5FDF">
        <w:rPr>
          <w:i/>
        </w:rPr>
        <w:t>data providers</w:t>
      </w:r>
      <w:r>
        <w:t xml:space="preserve">. They can be either local providers contributed by a user or distributed data providers that refer to data on the internet. </w:t>
      </w:r>
      <w:r w:rsidR="00C60613">
        <w:t xml:space="preserve"> We must be able to provide the following functionality </w:t>
      </w:r>
      <w:r>
        <w:t xml:space="preserve">(1) </w:t>
      </w:r>
      <w:r w:rsidR="00C60613">
        <w:t xml:space="preserve">interfaces to </w:t>
      </w:r>
      <w:r>
        <w:t xml:space="preserve">files (2) </w:t>
      </w:r>
      <w:r w:rsidR="00C60613">
        <w:t xml:space="preserve">interfaces ti </w:t>
      </w:r>
      <w:r>
        <w:t xml:space="preserve">virtual data directories (3) </w:t>
      </w:r>
      <w:r w:rsidR="00C60613">
        <w:t xml:space="preserve">interfaces ti </w:t>
      </w:r>
      <w:r>
        <w:t xml:space="preserve">data streams (4) and </w:t>
      </w:r>
      <w:r w:rsidR="00C60613">
        <w:t xml:space="preserve">interfaces to </w:t>
      </w:r>
      <w:r>
        <w:t>data filters</w:t>
      </w:r>
      <w:r w:rsidR="00C60613">
        <w:t>.</w:t>
      </w:r>
    </w:p>
    <w:p w14:paraId="3F0D1973" w14:textId="1ED36F5E" w:rsidR="00186C5F" w:rsidRDefault="00186C5F" w:rsidP="00D472F7">
      <w:pPr>
        <w:pStyle w:val="Heading4"/>
      </w:pPr>
      <w:r>
        <w:t>Infrastructures</w:t>
      </w:r>
      <w:r w:rsidR="00D472F7">
        <w:t xml:space="preserve"> Interface Requirements</w:t>
      </w:r>
    </w:p>
    <w:p w14:paraId="05800580" w14:textId="461A5E2E" w:rsidR="00C629A0" w:rsidRPr="00C629A0" w:rsidRDefault="00C629A0" w:rsidP="00C629A0">
      <w:r>
        <w:t>This Big Data Framework Provider element provides all of the resources necessary to host/run the activities of the other components of the Big Data system. Typically, these resources consist of some combination of physical resources, which may host/support similar virtual resources.</w:t>
      </w:r>
    </w:p>
    <w:p w14:paraId="1D4CE20D" w14:textId="4899C750" w:rsidR="00186C5F" w:rsidRDefault="004F4B5B" w:rsidP="00186C5F">
      <w:r>
        <w:t xml:space="preserve">As part of the NBDRA we need interfaces that can be used to deal with the </w:t>
      </w:r>
      <w:r w:rsidR="00E5128F">
        <w:t>underlying</w:t>
      </w:r>
      <w:r>
        <w:t xml:space="preserve"> infrastructure to </w:t>
      </w:r>
      <w:r w:rsidR="00E5128F">
        <w:t>address n</w:t>
      </w:r>
      <w:r w:rsidR="00186C5F">
        <w:t>etworking</w:t>
      </w:r>
      <w:r w:rsidR="00E5128F">
        <w:t>, c</w:t>
      </w:r>
      <w:r w:rsidR="00186C5F">
        <w:t>omputing</w:t>
      </w:r>
      <w:r w:rsidR="00E5128F">
        <w:t>, and s</w:t>
      </w:r>
      <w:r w:rsidR="00186C5F">
        <w:t>torage</w:t>
      </w:r>
    </w:p>
    <w:p w14:paraId="2988BC14" w14:textId="30643919" w:rsidR="00186C5F" w:rsidRDefault="00186C5F" w:rsidP="00D472F7">
      <w:pPr>
        <w:pStyle w:val="Heading4"/>
      </w:pPr>
      <w:r>
        <w:t>Platforms</w:t>
      </w:r>
      <w:r w:rsidR="00D472F7">
        <w:t xml:space="preserve"> Interface Requirements</w:t>
      </w:r>
    </w:p>
    <w:p w14:paraId="7DA41D4F" w14:textId="7C0A3174" w:rsidR="00186C5F" w:rsidRDefault="004F4B5B" w:rsidP="00186C5F">
      <w:r>
        <w:t>As part of the NBDRA platforms we need interfaces that can address platform needs and services for d</w:t>
      </w:r>
      <w:r w:rsidR="00186C5F">
        <w:t>ata organization</w:t>
      </w:r>
      <w:r>
        <w:t>, data distribution, indexed storage, and file systems.</w:t>
      </w:r>
    </w:p>
    <w:p w14:paraId="2259CC26" w14:textId="0FEF46A8" w:rsidR="00186C5F" w:rsidRDefault="00186C5F" w:rsidP="00D472F7">
      <w:pPr>
        <w:pStyle w:val="Heading4"/>
      </w:pPr>
      <w:r>
        <w:t>Processing</w:t>
      </w:r>
      <w:r w:rsidR="00D472F7">
        <w:t xml:space="preserve"> Interface Requirements</w:t>
      </w:r>
    </w:p>
    <w:p w14:paraId="2AE0255E" w14:textId="77777777" w:rsidR="00F91DE4" w:rsidRDefault="00F91DE4" w:rsidP="00F91DE4">
      <w:r w:rsidRPr="00386D67">
        <w:t xml:space="preserve">The processing frameworks for </w:t>
      </w:r>
      <w:r>
        <w:t>Big Data</w:t>
      </w:r>
      <w:r w:rsidRPr="00386D67">
        <w:t xml:space="preserve"> provide the necessary infrastructure software to support implementation of applications that can deal with the volume, velocity, variety</w:t>
      </w:r>
      <w:r>
        <w:t>, and variability</w:t>
      </w:r>
      <w:r w:rsidRPr="00386D67">
        <w:t xml:space="preserve"> of data. </w:t>
      </w:r>
      <w:r>
        <w:lastRenderedPageBreak/>
        <w:t>Processing frameworks define how the computation and processing of the data is organized.</w:t>
      </w:r>
      <w:r w:rsidRPr="00386D67">
        <w:t xml:space="preserve"> </w:t>
      </w:r>
      <w:r>
        <w:t xml:space="preserve">Big Data applications rely on various platforms and technologies to meet the challenges of scalable data analytics and operation. </w:t>
      </w:r>
    </w:p>
    <w:p w14:paraId="29C7AA62" w14:textId="3849A5D3" w:rsidR="004F4B5B" w:rsidRDefault="004F4B5B" w:rsidP="004F4B5B">
      <w:r>
        <w:t>We need to be able to interface easily with computing services that offer specific analytics services, batch processing capabilities, interactive analysis, and data streaming.</w:t>
      </w:r>
    </w:p>
    <w:p w14:paraId="54CB778F" w14:textId="06E31692" w:rsidR="00E5128F" w:rsidRDefault="00B35642" w:rsidP="00E5128F">
      <w:pPr>
        <w:pStyle w:val="Heading4"/>
      </w:pPr>
      <w:r>
        <w:t>C</w:t>
      </w:r>
      <w:r w:rsidR="00E5128F">
        <w:t>rosscutting Interface Requirements</w:t>
      </w:r>
    </w:p>
    <w:p w14:paraId="1CB67E72" w14:textId="6759BAF4" w:rsidR="00E5128F" w:rsidRDefault="00E5128F" w:rsidP="00E5128F">
      <w:r>
        <w:t>A number of crosscutting interface requirements within the NBDRA provider frameworks include messaging, communication, and resource management. Often these eservices may actually be hidden from explicit interface use as they are part of larger systems that expose higher level functionality through their interfaces. However, it may be needed to expose such interfaces also on a lower level in case finer grained control is needed. We will identify the need for such crosscutting interface requirements form Volume 3 of this series.</w:t>
      </w:r>
    </w:p>
    <w:p w14:paraId="5FCA3EE5" w14:textId="77777777" w:rsidR="00F91DE4" w:rsidRDefault="00F91DE4" w:rsidP="00F91DE4">
      <w:pPr>
        <w:pStyle w:val="Heading5"/>
      </w:pPr>
      <w:r>
        <w:t>Messaging/Communications Frameworks</w:t>
      </w:r>
    </w:p>
    <w:p w14:paraId="07EDA948" w14:textId="0114AFEB" w:rsidR="00F91DE4" w:rsidRDefault="00F91DE4" w:rsidP="00F91DE4">
      <w:r w:rsidRPr="00DB61A9">
        <w:t xml:space="preserve">Messaging and communications frameworks have their roots in </w:t>
      </w:r>
      <w:r>
        <w:t xml:space="preserve">the </w:t>
      </w:r>
      <w:r w:rsidRPr="00DB61A9">
        <w:t>High Performance Computing (HPC) environments long popular in the scientific and research communities.</w:t>
      </w:r>
      <w:r>
        <w:t xml:space="preserve"> Messaging/Communications Frameworks were developed to provide APIs for the reliable queuing, transmission, and receipt of data</w:t>
      </w:r>
    </w:p>
    <w:p w14:paraId="0E23D06E" w14:textId="77777777" w:rsidR="00F91DE4" w:rsidRDefault="00F91DE4" w:rsidP="00F91DE4">
      <w:pPr>
        <w:pStyle w:val="Heading5"/>
      </w:pPr>
      <w:r>
        <w:t>Resource Management Framework</w:t>
      </w:r>
    </w:p>
    <w:p w14:paraId="2DCBDE1C" w14:textId="50E589BF" w:rsidR="00F91DE4" w:rsidRDefault="00F91DE4" w:rsidP="00F91DE4">
      <w:r w:rsidRPr="003770EC">
        <w:t>As Big Data systems have evolved and become more complex</w:t>
      </w:r>
      <w:r>
        <w:t>,</w:t>
      </w:r>
      <w:r w:rsidRPr="003770EC">
        <w:t xml:space="preserve"> and as businesses work to leverage limited computation and storage resources to address a broader range of applications and business</w:t>
      </w:r>
      <w:r>
        <w:t xml:space="preserve"> challenges,</w:t>
      </w:r>
      <w:r w:rsidRPr="003770EC">
        <w:t xml:space="preserve"> the requirement to effectively manage those resour</w:t>
      </w:r>
      <w:r>
        <w:t xml:space="preserve">ces has grown significantly. </w:t>
      </w:r>
      <w:r w:rsidRPr="003770EC">
        <w:t>While tools for resource management and “elastic computing” have expanded and matured in response to the needs of cloud providers and virtualization</w:t>
      </w:r>
      <w:r>
        <w:t xml:space="preserve"> </w:t>
      </w:r>
      <w:r w:rsidRPr="003770EC">
        <w:t xml:space="preserve">technologies, Big Data </w:t>
      </w:r>
      <w:r>
        <w:t>introduces</w:t>
      </w:r>
      <w:r w:rsidRPr="003770EC">
        <w:t xml:space="preserve"> unique requirements </w:t>
      </w:r>
      <w:r>
        <w:t>for these tools</w:t>
      </w:r>
      <w:r w:rsidRPr="003770EC">
        <w:t>.</w:t>
      </w:r>
      <w:r>
        <w:t xml:space="preserve"> However, </w:t>
      </w:r>
      <w:r w:rsidRPr="003770EC">
        <w:t>Big Data frameworks tend to fall more into a distributed computing paradigm</w:t>
      </w:r>
      <w:r>
        <w:t>,</w:t>
      </w:r>
      <w:r w:rsidRPr="003770EC">
        <w:t xml:space="preserve"> which pr</w:t>
      </w:r>
      <w:r>
        <w:t xml:space="preserve">esents additional challenges. </w:t>
      </w:r>
    </w:p>
    <w:p w14:paraId="39E17863" w14:textId="77777777" w:rsidR="00BB6A0F" w:rsidRPr="004A6442" w:rsidRDefault="00BB6A0F" w:rsidP="00BB6A0F">
      <w:pPr>
        <w:pStyle w:val="Heading3"/>
      </w:pPr>
      <w:bookmarkStart w:id="112" w:name="_Toc476656652"/>
      <w:r w:rsidRPr="004A6442">
        <w:t>B</w:t>
      </w:r>
      <w:r>
        <w:t>D Application Provider to</w:t>
      </w:r>
      <w:r w:rsidRPr="004A6442">
        <w:t xml:space="preserve"> Framework Provider</w:t>
      </w:r>
      <w:r>
        <w:t xml:space="preserve"> Interface</w:t>
      </w:r>
      <w:bookmarkEnd w:id="112"/>
    </w:p>
    <w:p w14:paraId="2106F56C" w14:textId="360B9075" w:rsidR="0076602C" w:rsidRPr="004F4B5B" w:rsidRDefault="00BB6A0F" w:rsidP="004F4B5B">
      <w:r>
        <w:t xml:space="preserve">The Big Data Framework Provider typically consists of one or more hierarchically organized instances of the components in the NBDRA IT value chain (Figure 2). There is no requirement that all instances at a given level in the hierarchy be of the same technology. In fact, most Big Data implementations are hybrids that combine multiple technology approaches in order to provide flexibility or meet the complete range of requirements, which are driven from the Big Data Application Provider. </w:t>
      </w:r>
    </w:p>
    <w:p w14:paraId="7D486802" w14:textId="74B19A4A" w:rsidR="00A67617" w:rsidRDefault="00A67617" w:rsidP="00E14694">
      <w:pPr>
        <w:pStyle w:val="Heading1"/>
      </w:pPr>
      <w:bookmarkStart w:id="113" w:name="_Toc476656653"/>
      <w:r>
        <w:t>Interface</w:t>
      </w:r>
      <w:r w:rsidR="00FD7C73">
        <w:t xml:space="preserve"> Design and Approach</w:t>
      </w:r>
      <w:bookmarkEnd w:id="113"/>
    </w:p>
    <w:p w14:paraId="7D337767" w14:textId="77777777" w:rsidR="00EB091F" w:rsidRDefault="00EB091F" w:rsidP="00EB091F">
      <w:r>
        <w:t xml:space="preserve">In this section, we describe our mechanisms to specify the interfaces in an easy fashion. </w:t>
      </w:r>
    </w:p>
    <w:p w14:paraId="3A78A0BB" w14:textId="2761C524" w:rsidR="00EB091F" w:rsidRPr="00210688" w:rsidRDefault="007F1DE0" w:rsidP="00FD7C73">
      <w:pPr>
        <w:pStyle w:val="Heading2"/>
      </w:pPr>
      <w:bookmarkStart w:id="114" w:name="_Toc476656654"/>
      <w:r>
        <w:t>D</w:t>
      </w:r>
      <w:r w:rsidR="00EB091F" w:rsidRPr="00210688">
        <w:t xml:space="preserve">esign by </w:t>
      </w:r>
      <w:r>
        <w:t>E</w:t>
      </w:r>
      <w:r w:rsidR="00EB091F" w:rsidRPr="00210688">
        <w:t>xample</w:t>
      </w:r>
      <w:bookmarkEnd w:id="114"/>
    </w:p>
    <w:p w14:paraId="40BAF894" w14:textId="77777777" w:rsidR="00EB091F" w:rsidRDefault="00EB091F" w:rsidP="00EB091F">
      <w:r>
        <w:br/>
      </w:r>
      <w:r w:rsidRPr="00A05EDC">
        <w:t xml:space="preserve">This </w:t>
      </w:r>
      <w:r>
        <w:t xml:space="preserve">first version of the document will use an approach to define objects and its interfaces by  example. These examples are than taken in a later version of the document and a schema is generated from it. The schema will be added in its complete form to the appendix. While focusing first on examples it allows us to speed up our design and simplifies discussions of the objects and interfaces eliminating getting lost in complex syntactical specifications. The process and specifications used in this document will also allow us to automatically create a implementation of the objects that can be integrated into a reference architecture as provided by for example the </w:t>
      </w:r>
      <w:r w:rsidRPr="00A05EDC">
        <w:rPr>
          <w:i/>
        </w:rPr>
        <w:t xml:space="preserve">cloudmesh </w:t>
      </w:r>
      <w:r>
        <w:rPr>
          <w:i/>
        </w:rPr>
        <w:t xml:space="preserve">client and </w:t>
      </w:r>
      <w:r w:rsidRPr="00A05EDC">
        <w:rPr>
          <w:i/>
        </w:rPr>
        <w:t>rest</w:t>
      </w:r>
      <w:r>
        <w:t xml:space="preserve"> project [</w:t>
      </w:r>
      <w:commentRangeStart w:id="115"/>
      <w:r>
        <w:t>??</w:t>
      </w:r>
      <w:commentRangeEnd w:id="115"/>
      <w:r>
        <w:rPr>
          <w:rStyle w:val="CommentReference"/>
        </w:rPr>
        <w:commentReference w:id="115"/>
      </w:r>
      <w:r>
        <w:t xml:space="preserve">]. </w:t>
      </w:r>
    </w:p>
    <w:p w14:paraId="5FDF2D04" w14:textId="77777777" w:rsidR="00EB091F" w:rsidRPr="00A30A13" w:rsidRDefault="00EB091F" w:rsidP="00EB091F">
      <w:pPr>
        <w:jc w:val="left"/>
      </w:pPr>
      <w:r>
        <w:lastRenderedPageBreak/>
        <w:t xml:space="preserve">An example object will demonstrate our approach. The following object defines a </w:t>
      </w:r>
      <w:r w:rsidRPr="00210688">
        <w:t>J</w:t>
      </w:r>
      <w:r>
        <w:t>SON</w:t>
      </w:r>
      <w:r w:rsidRPr="00210688">
        <w:t xml:space="preserve"> object</w:t>
      </w:r>
      <w:r>
        <w:t xml:space="preserve"> representing a user.</w:t>
      </w:r>
    </w:p>
    <w:p w14:paraId="0FCED7D6" w14:textId="77777777" w:rsidR="00EB091F" w:rsidRDefault="00EB091F" w:rsidP="00EB091F">
      <w:pPr>
        <w:pStyle w:val="code"/>
      </w:pPr>
      <w:r w:rsidRPr="0EF1C87E">
        <w:t xml:space="preserve">    </w:t>
      </w:r>
      <w:r>
        <w:tab/>
        <w:t xml:space="preserve">  </w:t>
      </w:r>
      <w:r w:rsidRPr="0EF1C87E">
        <w:t>”user</w:t>
      </w:r>
      <w:r>
        <w:t>”</w:t>
      </w:r>
      <w:r w:rsidRPr="0EF1C87E">
        <w:t xml:space="preserve">:{ </w:t>
      </w:r>
      <w:r>
        <w:br/>
      </w:r>
      <w:r w:rsidRPr="0EF1C87E">
        <w:t xml:space="preserve">      </w:t>
      </w:r>
      <w:r>
        <w:tab/>
        <w:t xml:space="preserve">          </w:t>
      </w:r>
      <w:r w:rsidRPr="0EF1C87E">
        <w:t xml:space="preserve">”firstname”: ”Gregor”, </w:t>
      </w:r>
      <w:r>
        <w:br/>
      </w:r>
      <w:r w:rsidRPr="0EF1C87E">
        <w:t xml:space="preserve">      </w:t>
      </w:r>
      <w:r>
        <w:tab/>
        <w:t xml:space="preserve">          </w:t>
      </w:r>
      <w:r w:rsidRPr="0EF1C87E">
        <w:t xml:space="preserve">”lastname”: ”von Laszewski”, </w:t>
      </w:r>
      <w:r>
        <w:br/>
      </w:r>
      <w:r w:rsidRPr="0EF1C87E">
        <w:t xml:space="preserve">     </w:t>
      </w:r>
      <w:r>
        <w:t xml:space="preserve">                 </w:t>
      </w:r>
      <w:r w:rsidRPr="0EF1C87E">
        <w:t xml:space="preserve">”e−mail”: ”laszewski@gmail.com”, </w:t>
      </w:r>
      <w:r>
        <w:br/>
      </w:r>
      <w:r w:rsidRPr="0EF1C87E">
        <w:t xml:space="preserve">     </w:t>
      </w:r>
      <w:r>
        <w:t xml:space="preserve">                 </w:t>
      </w:r>
      <w:r w:rsidRPr="0EF1C87E">
        <w:t>”username”: ”gregor”</w:t>
      </w:r>
      <w:r>
        <w:br/>
      </w:r>
      <w:r w:rsidRPr="0EF1C87E">
        <w:t xml:space="preserve">    </w:t>
      </w:r>
      <w:r>
        <w:t xml:space="preserve">           </w:t>
      </w:r>
      <w:r w:rsidRPr="0EF1C87E">
        <w:t>}</w:t>
      </w:r>
    </w:p>
    <w:p w14:paraId="0D3AD701" w14:textId="77777777" w:rsidR="00EB091F" w:rsidRPr="000E6592" w:rsidRDefault="00EB091F" w:rsidP="00EB091F">
      <w:r>
        <w:t xml:space="preserve">Such an object can be transformed to a more precise specification as a schema while introspecting the types resulting in </w:t>
      </w:r>
    </w:p>
    <w:p w14:paraId="255705ED" w14:textId="77777777" w:rsidR="00EB091F" w:rsidRDefault="00EB091F" w:rsidP="00EB091F">
      <w:pPr>
        <w:pStyle w:val="code"/>
      </w:pPr>
      <w:r>
        <w:t xml:space="preserve">  </w:t>
      </w:r>
      <w:r w:rsidRPr="152461A9">
        <w:t xml:space="preserve">user = { </w:t>
      </w:r>
    </w:p>
    <w:p w14:paraId="168B104B" w14:textId="77777777" w:rsidR="00EB091F" w:rsidRDefault="00EB091F" w:rsidP="00EB091F">
      <w:pPr>
        <w:pStyle w:val="code"/>
      </w:pPr>
      <w:r>
        <w:t xml:space="preserve">           </w:t>
      </w:r>
      <w:r w:rsidRPr="152461A9">
        <w:t xml:space="preserve">’firstname’: { ’type’: ’string’}, </w:t>
      </w:r>
      <w:r w:rsidRPr="00210688">
        <w:rPr>
          <w:rFonts w:ascii="Times" w:eastAsiaTheme="minorHAnsi" w:hAnsi="Times" w:cs="Times"/>
        </w:rPr>
        <w:br/>
      </w:r>
      <w:r w:rsidRPr="152461A9">
        <w:t xml:space="preserve">  </w:t>
      </w:r>
      <w:r>
        <w:t xml:space="preserve">  </w:t>
      </w:r>
      <w:r w:rsidRPr="152461A9">
        <w:t xml:space="preserve">      </w:t>
      </w:r>
      <w:r>
        <w:t xml:space="preserve"> </w:t>
      </w:r>
      <w:r w:rsidRPr="152461A9">
        <w:t xml:space="preserve">’lastname’: { ’type’: ’string’ }, </w:t>
      </w:r>
      <w:r w:rsidRPr="152461A9">
        <w:rPr>
          <w:sz w:val="24"/>
          <w:szCs w:val="24"/>
        </w:rPr>
        <w:t xml:space="preserve"> </w:t>
      </w:r>
      <w:r w:rsidRPr="00210688">
        <w:rPr>
          <w:rFonts w:ascii="Times" w:eastAsiaTheme="minorHAnsi" w:hAnsi="Times" w:cs="Times"/>
          <w:sz w:val="24"/>
          <w:szCs w:val="24"/>
        </w:rPr>
        <w:br/>
      </w:r>
      <w:r w:rsidRPr="152461A9">
        <w:rPr>
          <w:sz w:val="24"/>
          <w:szCs w:val="24"/>
        </w:rPr>
        <w:t xml:space="preserve">   </w:t>
      </w:r>
      <w:r>
        <w:rPr>
          <w:sz w:val="24"/>
          <w:szCs w:val="24"/>
        </w:rPr>
        <w:t xml:space="preserve"> </w:t>
      </w:r>
      <w:r w:rsidRPr="152461A9">
        <w:rPr>
          <w:sz w:val="24"/>
          <w:szCs w:val="24"/>
        </w:rPr>
        <w:t xml:space="preserve">    </w:t>
      </w:r>
      <w:r>
        <w:rPr>
          <w:sz w:val="24"/>
          <w:szCs w:val="24"/>
        </w:rPr>
        <w:t xml:space="preserve"> </w:t>
      </w:r>
      <w:r>
        <w:t>’e−mail’: { ’type’: ’email</w:t>
      </w:r>
      <w:r w:rsidRPr="152461A9">
        <w:t xml:space="preserve">’ }, </w:t>
      </w:r>
      <w:r w:rsidRPr="00210688">
        <w:rPr>
          <w:rFonts w:ascii="Times" w:eastAsiaTheme="minorHAnsi" w:hAnsi="Times" w:cs="Times"/>
        </w:rPr>
        <w:br/>
      </w:r>
      <w:r w:rsidRPr="152461A9">
        <w:t xml:space="preserve">     </w:t>
      </w:r>
      <w:r>
        <w:t xml:space="preserve">  </w:t>
      </w:r>
      <w:r w:rsidRPr="152461A9">
        <w:t xml:space="preserve">    </w:t>
      </w:r>
      <w:r>
        <w:t>’username’: { ’type’: ‘string</w:t>
      </w:r>
      <w:r w:rsidRPr="152461A9">
        <w:t>’ }</w:t>
      </w:r>
    </w:p>
    <w:p w14:paraId="6FFCD3C0" w14:textId="77777777" w:rsidR="00EB091F" w:rsidRDefault="00EB091F" w:rsidP="00EB091F">
      <w:pPr>
        <w:pStyle w:val="code"/>
      </w:pPr>
      <w:r>
        <w:t xml:space="preserve">  }</w:t>
      </w:r>
      <w:r w:rsidRPr="152461A9">
        <w:t xml:space="preserve"> </w:t>
      </w:r>
    </w:p>
    <w:p w14:paraId="51546A08" w14:textId="77777777" w:rsidR="00EB091F" w:rsidRDefault="00EB091F" w:rsidP="00EB091F">
      <w:pPr>
        <w:pStyle w:val="NoSpacing"/>
        <w:ind w:firstLine="720"/>
        <w:rPr>
          <w:sz w:val="24"/>
          <w:szCs w:val="24"/>
        </w:rPr>
      </w:pPr>
    </w:p>
    <w:p w14:paraId="2E74835C" w14:textId="77777777" w:rsidR="00EB091F" w:rsidRPr="00210688" w:rsidRDefault="00EB091F" w:rsidP="00EB091F">
      <w:r>
        <w:t xml:space="preserve">The appendix will list the examples as well as the schema definitions (see </w:t>
      </w:r>
      <w:r w:rsidRPr="00802F7F">
        <w:rPr>
          <w:highlight w:val="yellow"/>
        </w:rPr>
        <w:t>appendix ???</w:t>
      </w:r>
      <w:r>
        <w:t>).</w:t>
      </w:r>
    </w:p>
    <w:p w14:paraId="46E01AB7" w14:textId="77777777" w:rsidR="00EB091F" w:rsidRPr="00210688" w:rsidRDefault="00EB091F" w:rsidP="00EB091F">
      <w:pPr>
        <w:pStyle w:val="Heading2"/>
      </w:pPr>
      <w:bookmarkStart w:id="116" w:name="_Toc476656655"/>
      <w:r w:rsidRPr="00210688">
        <w:t xml:space="preserve">Interface </w:t>
      </w:r>
      <w:r>
        <w:t>Compliancy</w:t>
      </w:r>
      <w:bookmarkEnd w:id="116"/>
    </w:p>
    <w:p w14:paraId="1E6DC476" w14:textId="77777777" w:rsidR="00EB091F" w:rsidRDefault="00EB091F" w:rsidP="00EB091F">
      <w:r>
        <w:t>Due to the extensibility of our interfaces it is important to introduce a terminology that allows us to define interface compliancy. We define it as follows</w:t>
      </w:r>
    </w:p>
    <w:p w14:paraId="74169E82" w14:textId="77777777" w:rsidR="00EB091F" w:rsidRPr="00DD3693" w:rsidRDefault="00EB091F" w:rsidP="00EB091F">
      <w:pPr>
        <w:pStyle w:val="ListParagraph"/>
        <w:numPr>
          <w:ilvl w:val="0"/>
          <w:numId w:val="14"/>
        </w:numPr>
        <w:rPr>
          <w:b/>
        </w:rPr>
      </w:pPr>
      <w:r>
        <w:rPr>
          <w:b/>
        </w:rPr>
        <w:t>Full Compliance</w:t>
      </w:r>
      <w:r w:rsidRPr="00DD3693">
        <w:rPr>
          <w:b/>
        </w:rPr>
        <w:t>:</w:t>
      </w:r>
      <w:r>
        <w:rPr>
          <w:b/>
        </w:rPr>
        <w:t xml:space="preserve"> </w:t>
      </w:r>
      <w:r>
        <w:t>These are reference implementations that provide full compliance to the objects defined in this document. A version number will be added to assure the snapshot in time of the objects is associated with the version. This reference implementation will implement all objects.</w:t>
      </w:r>
    </w:p>
    <w:p w14:paraId="22CBD18C" w14:textId="77777777" w:rsidR="00EB091F" w:rsidRPr="00DD3693" w:rsidRDefault="00EB091F" w:rsidP="00EB091F">
      <w:pPr>
        <w:pStyle w:val="ListParagraph"/>
        <w:numPr>
          <w:ilvl w:val="0"/>
          <w:numId w:val="14"/>
        </w:numPr>
        <w:rPr>
          <w:b/>
        </w:rPr>
      </w:pPr>
      <w:r>
        <w:rPr>
          <w:b/>
        </w:rPr>
        <w:t xml:space="preserve">Partially Compliance: </w:t>
      </w:r>
      <w:r>
        <w:t>These are reference implementations that provide partial compliance to the objects defined in this document. A version number will be added to assure the snapshot in time of the objects is associated with the version. This reference implementation will implement a partial list of the objects. A document is accompanied that lists all objects defined, but also lists the objects that are not defined by the reference architecture.</w:t>
      </w:r>
    </w:p>
    <w:p w14:paraId="4B549FDD" w14:textId="2D0594C5" w:rsidR="00EB091F" w:rsidRPr="00F7389A" w:rsidRDefault="00EB091F" w:rsidP="00EB091F">
      <w:pPr>
        <w:pStyle w:val="ListParagraph"/>
        <w:numPr>
          <w:ilvl w:val="0"/>
          <w:numId w:val="14"/>
        </w:numPr>
        <w:rPr>
          <w:b/>
        </w:rPr>
      </w:pPr>
      <w:r>
        <w:rPr>
          <w:b/>
        </w:rPr>
        <w:t>Full and extended Compliance:</w:t>
      </w:r>
      <w:r>
        <w:t xml:space="preserve"> These are interfaces that in addition to the full compliance also introduce additional interfaces and extend them.</w:t>
      </w:r>
    </w:p>
    <w:p w14:paraId="327D02B6" w14:textId="77777777" w:rsidR="00F7389A" w:rsidRPr="00210688" w:rsidRDefault="00F7389A" w:rsidP="00F7389A">
      <w:pPr>
        <w:pStyle w:val="Heading2"/>
      </w:pPr>
      <w:bookmarkStart w:id="117" w:name="_Toc476656656"/>
      <w:r w:rsidRPr="00210688">
        <w:t>Interface Definition</w:t>
      </w:r>
      <w:bookmarkEnd w:id="117"/>
    </w:p>
    <w:p w14:paraId="6F7E2FE6" w14:textId="412A106B" w:rsidR="00F7389A" w:rsidRPr="00F7389A" w:rsidRDefault="00F7389A" w:rsidP="00D52606">
      <w:pPr>
        <w:outlineLvl w:val="0"/>
        <w:rPr>
          <w:b/>
        </w:rPr>
      </w:pPr>
      <w:r>
        <w:rPr>
          <w:highlight w:val="yellow"/>
        </w:rPr>
        <w:t>Definition of what an interface is</w:t>
      </w:r>
    </w:p>
    <w:p w14:paraId="0885C638" w14:textId="3F7EAA56" w:rsidR="00EB091F" w:rsidRPr="00210688" w:rsidRDefault="00EB091F" w:rsidP="00EB091F">
      <w:pPr>
        <w:pStyle w:val="Heading1"/>
      </w:pPr>
      <w:bookmarkStart w:id="118" w:name="_Toc476656657"/>
      <w:r w:rsidRPr="00210688">
        <w:t>Interface Specification</w:t>
      </w:r>
      <w:r>
        <w:t>s</w:t>
      </w:r>
      <w:bookmarkEnd w:id="118"/>
    </w:p>
    <w:p w14:paraId="2EFA6D19" w14:textId="7996EFD7" w:rsidR="000D0959" w:rsidRPr="000D0959" w:rsidRDefault="001C1DAD" w:rsidP="00EB091F">
      <w:pPr>
        <w:outlineLvl w:val="0"/>
      </w:pPr>
      <w:r w:rsidRPr="000D0959">
        <w:t xml:space="preserve">To provide a better integration with the other volumes of the NBDRA the interfaces are organized as depicted in the Section guide in </w:t>
      </w:r>
      <w:commentRangeStart w:id="119"/>
      <w:r w:rsidRPr="000D0959">
        <w:t>Figure 1</w:t>
      </w:r>
      <w:commentRangeEnd w:id="119"/>
      <w:r w:rsidRPr="000D0959">
        <w:rPr>
          <w:rStyle w:val="CommentReference"/>
        </w:rPr>
        <w:commentReference w:id="119"/>
      </w:r>
      <w:r w:rsidRPr="02EE3B13">
        <w:t xml:space="preserve">. </w:t>
      </w:r>
      <w:r w:rsidR="000D0959" w:rsidRPr="000D0959">
        <w:t>In the Figure wil</w:t>
      </w:r>
      <w:ins w:id="120" w:author="Gregor von Laszewski" w:date="2017-04-11T15:44:00Z">
        <w:r w:rsidR="03D2D718" w:rsidRPr="000D0959">
          <w:t>l</w:t>
        </w:r>
      </w:ins>
      <w:r w:rsidR="000D0959" w:rsidRPr="000D0959">
        <w:t xml:space="preserve"> list the major components and augment them with section numbers. For this evolving document, we will provide a section placeholder and integrate interface that </w:t>
      </w:r>
      <w:r w:rsidR="000D0959">
        <w:t>are of significant importance as identified by the Working group. If you like to discuss, improve, or add new interfaces, please get in contact with us so we can evaluate and integrate them.</w:t>
      </w:r>
    </w:p>
    <w:p w14:paraId="465EF87F" w14:textId="2FB91BC9" w:rsidR="00113148" w:rsidRDefault="00855742" w:rsidP="00113148">
      <w:pPr>
        <w:keepNext/>
        <w:outlineLvl w:val="0"/>
      </w:pPr>
      <w:r w:rsidRPr="00E43B03">
        <w:rPr>
          <w:noProof/>
          <w:highlight w:val="yellow"/>
        </w:rPr>
        <w:lastRenderedPageBreak/>
        <w:drawing>
          <wp:inline distT="0" distB="0" distL="0" distR="0" wp14:anchorId="426141CA" wp14:editId="08694C82">
            <wp:extent cx="5937250" cy="3344545"/>
            <wp:effectExtent l="0" t="0" r="6350" b="8255"/>
            <wp:docPr id="2" name="Picture 2" descr="vol8-diagrams.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ol8-diagrams.pdf"/>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7250" cy="3344545"/>
                    </a:xfrm>
                    <a:prstGeom prst="rect">
                      <a:avLst/>
                    </a:prstGeom>
                    <a:noFill/>
                    <a:ln>
                      <a:noFill/>
                    </a:ln>
                  </pic:spPr>
                </pic:pic>
              </a:graphicData>
            </a:graphic>
          </wp:inline>
        </w:drawing>
      </w:r>
    </w:p>
    <w:p w14:paraId="43A378C4" w14:textId="0008486F" w:rsidR="000E3ACE" w:rsidRDefault="00113148" w:rsidP="00113148">
      <w:pPr>
        <w:pStyle w:val="Caption"/>
        <w:jc w:val="both"/>
        <w:rPr>
          <w:highlight w:val="yellow"/>
        </w:rPr>
      </w:pPr>
      <w:r>
        <w:t xml:space="preserve">Figure </w:t>
      </w:r>
      <w:r w:rsidR="008759C4">
        <w:fldChar w:fldCharType="begin"/>
      </w:r>
      <w:r w:rsidR="008759C4">
        <w:instrText xml:space="preserve"> SEQ Figure \* ARABIC </w:instrText>
      </w:r>
      <w:r w:rsidR="008759C4">
        <w:fldChar w:fldCharType="separate"/>
      </w:r>
      <w:r w:rsidRPr="02EE3B13">
        <w:t>1</w:t>
      </w:r>
      <w:r w:rsidR="008759C4">
        <w:fldChar w:fldCharType="end"/>
      </w:r>
      <w:r>
        <w:t>:Section organization by component</w:t>
      </w:r>
      <w:r w:rsidR="00E43B03">
        <w:t>s as defined in NBDRA</w:t>
      </w:r>
      <w:r w:rsidR="0058711B">
        <w:t xml:space="preserve"> (note security and management sections missing in image)</w:t>
      </w:r>
    </w:p>
    <w:p w14:paraId="2CF77B2B" w14:textId="6F77D8E6" w:rsidR="000E3ACE" w:rsidRPr="00EF695F" w:rsidRDefault="000E3ACE" w:rsidP="00EF695F">
      <w:pPr>
        <w:outlineLvl w:val="0"/>
        <w:rPr>
          <w:highlight w:val="yellow"/>
        </w:rPr>
      </w:pPr>
    </w:p>
    <w:p w14:paraId="2317CC22" w14:textId="7082425F" w:rsidR="000D0959" w:rsidRDefault="000D0959" w:rsidP="00186C5F">
      <w:pPr>
        <w:pStyle w:val="Heading2"/>
      </w:pPr>
      <w:bookmarkStart w:id="121" w:name="_Toc476656658"/>
      <w:r>
        <w:t>System Orchestrator Interfaces</w:t>
      </w:r>
      <w:bookmarkEnd w:id="121"/>
    </w:p>
    <w:p w14:paraId="0F349D46" w14:textId="50391C57" w:rsidR="000D0959" w:rsidRDefault="000D0959" w:rsidP="000D0959">
      <w:r w:rsidRPr="000D0959">
        <w:rPr>
          <w:highlight w:val="yellow"/>
        </w:rPr>
        <w:t>TBD</w:t>
      </w:r>
    </w:p>
    <w:p w14:paraId="3A0109C0" w14:textId="77777777" w:rsidR="000D0959" w:rsidRPr="000D0959" w:rsidRDefault="000D0959" w:rsidP="000D0959"/>
    <w:p w14:paraId="50326ECC" w14:textId="5630FE21" w:rsidR="00C60613" w:rsidRDefault="000D0959" w:rsidP="00E613A5">
      <w:pPr>
        <w:pStyle w:val="Heading2"/>
      </w:pPr>
      <w:bookmarkStart w:id="122" w:name="_Toc476656659"/>
      <w:r>
        <w:t>Data Provider Interfaces</w:t>
      </w:r>
      <w:bookmarkEnd w:id="122"/>
    </w:p>
    <w:p w14:paraId="333F7B13" w14:textId="77777777" w:rsidR="00C60613" w:rsidRDefault="00C60613" w:rsidP="00C60613">
      <w:r>
        <w:t xml:space="preserve">Data for Big Data applications are delivered through </w:t>
      </w:r>
      <w:r w:rsidRPr="001A5FDF">
        <w:rPr>
          <w:i/>
        </w:rPr>
        <w:t>data providers</w:t>
      </w:r>
      <w:r>
        <w:t>. They can be either local providers contributed by a user or distributed data providers that refer to data on the internet. At this time we focus on an elementary set of abstractions related to data providers that offer us to utilize (1) files (2) virtual data directories (3) data streams (4) and data filters.</w:t>
      </w:r>
    </w:p>
    <w:p w14:paraId="25616869" w14:textId="77777777" w:rsidR="00C60613" w:rsidRDefault="00C60613" w:rsidP="00C60613">
      <w:r w:rsidRPr="00BA2425">
        <w:rPr>
          <w:b/>
        </w:rPr>
        <w:t>Files</w:t>
      </w:r>
      <w:r>
        <w:t xml:space="preserve"> are used to represent information collected within the context of classical files in an operating system.</w:t>
      </w:r>
    </w:p>
    <w:p w14:paraId="24EF5C30" w14:textId="77777777" w:rsidR="00C60613" w:rsidRDefault="00C60613" w:rsidP="00C60613">
      <w:r w:rsidRPr="00BA2425">
        <w:rPr>
          <w:b/>
        </w:rPr>
        <w:t>Streams</w:t>
      </w:r>
      <w:r>
        <w:t xml:space="preserve"> are services that offer the consumer a stream of data. Streams may allow the initiation of filters to reduce the amount of data requested by the consumer</w:t>
      </w:r>
    </w:p>
    <w:p w14:paraId="0DB06153" w14:textId="77777777" w:rsidR="00C60613" w:rsidRDefault="00C60613" w:rsidP="00C60613">
      <w:r>
        <w:rPr>
          <w:b/>
        </w:rPr>
        <w:t xml:space="preserve">Stream </w:t>
      </w:r>
      <w:r w:rsidRPr="00BA2425">
        <w:rPr>
          <w:b/>
        </w:rPr>
        <w:t>Filters</w:t>
      </w:r>
      <w:r>
        <w:rPr>
          <w:b/>
        </w:rPr>
        <w:t xml:space="preserve"> </w:t>
      </w:r>
      <w:r>
        <w:t>operate in streams or on files converting them to streams</w:t>
      </w:r>
    </w:p>
    <w:p w14:paraId="4292765C" w14:textId="77777777" w:rsidR="00C60613" w:rsidRPr="00BA2425" w:rsidRDefault="00C60613" w:rsidP="00C60613">
      <w:pPr>
        <w:rPr>
          <w:b/>
        </w:rPr>
      </w:pPr>
      <w:r w:rsidRPr="00BA2425">
        <w:rPr>
          <w:b/>
        </w:rPr>
        <w:t>Batch Filters</w:t>
      </w:r>
      <w:r>
        <w:rPr>
          <w:b/>
        </w:rPr>
        <w:t xml:space="preserve"> </w:t>
      </w:r>
      <w:r w:rsidRPr="00BA2425">
        <w:t>operate on streams and on files while working in the background and delivering</w:t>
      </w:r>
      <w:r>
        <w:rPr>
          <w:b/>
        </w:rPr>
        <w:t xml:space="preserve"> </w:t>
      </w:r>
      <w:r w:rsidRPr="00BA2425">
        <w:t xml:space="preserve">as output </w:t>
      </w:r>
      <w:r>
        <w:t>Files</w:t>
      </w:r>
    </w:p>
    <w:p w14:paraId="07D36CA9" w14:textId="5347D42B" w:rsidR="00C60613" w:rsidRDefault="00C60613" w:rsidP="00C60613">
      <w:r w:rsidRPr="00BA2425">
        <w:rPr>
          <w:b/>
        </w:rPr>
        <w:t>Virtual directories</w:t>
      </w:r>
      <w:r>
        <w:t xml:space="preserve"> and non-virtual directories are collection of files that organize them. For our initial purpose the distinction between virtual and </w:t>
      </w:r>
      <w:r w:rsidR="00635DC1">
        <w:t>non-virtual</w:t>
      </w:r>
      <w:r>
        <w:t xml:space="preserve"> directories is </w:t>
      </w:r>
      <w:r w:rsidR="00635DC1">
        <w:t>non-essential</w:t>
      </w:r>
      <w:r>
        <w:t xml:space="preserve"> and we will focus on abstracting all directories to be virtual. This could mean that the files are physically hosted on different disks. </w:t>
      </w:r>
      <w:r w:rsidR="00635DC1">
        <w:t>However,</w:t>
      </w:r>
      <w:r>
        <w:t xml:space="preserve"> it is important to note that virtual data directories can hold more than files, they can also contain data streams and data filters.</w:t>
      </w:r>
    </w:p>
    <w:p w14:paraId="54FC3C93" w14:textId="2791A3FB" w:rsidR="00C60613" w:rsidRDefault="00C60613" w:rsidP="00C60613">
      <w:pPr>
        <w:pStyle w:val="Heading3"/>
      </w:pPr>
      <w:bookmarkStart w:id="123" w:name="_Toc476656660"/>
      <w:r>
        <w:lastRenderedPageBreak/>
        <w:t>Definition</w:t>
      </w:r>
      <w:r w:rsidR="00FC7EDE">
        <w:t xml:space="preserve"> Examples</w:t>
      </w:r>
      <w:bookmarkEnd w:id="123"/>
    </w:p>
    <w:p w14:paraId="53807098" w14:textId="6D16DFE4" w:rsidR="00FC7EDE" w:rsidRDefault="00FC7EDE" w:rsidP="00C60613"/>
    <w:p w14:paraId="5EA14D14" w14:textId="2B57C15E" w:rsidR="00FC7EDE" w:rsidRDefault="00FC7EDE" w:rsidP="00FC7EDE">
      <w:pPr>
        <w:pStyle w:val="Heading4"/>
      </w:pPr>
      <w:r>
        <w:t>File</w:t>
      </w:r>
    </w:p>
    <w:p w14:paraId="38763EE6" w14:textId="261ED72A" w:rsidR="00FC7EDE" w:rsidRPr="00FC7EDE" w:rsidRDefault="00A1404F" w:rsidP="00FC7EDE">
      <w:r>
        <w:t>A file is a computer resource allowing to store data that is being processed. The interface to a file provides the mechanism to appropriately locate a file in a distributed system. Identification include the name, and andpoint, the checksum and the size. Additional parameters such as the lasst access time could be stored also. As such the Interface only describes the location of the file</w:t>
      </w:r>
    </w:p>
    <w:p w14:paraId="5D89F226" w14:textId="77777777" w:rsidR="00C60613" w:rsidRDefault="00C60613" w:rsidP="00C60613">
      <w:pPr>
        <w:pStyle w:val="code"/>
      </w:pPr>
      <w:r>
        <w:tab/>
        <w:t>“file”:{</w:t>
      </w:r>
    </w:p>
    <w:p w14:paraId="101B7100" w14:textId="0EB4650B" w:rsidR="00C60613" w:rsidRDefault="00A54637" w:rsidP="00A54637">
      <w:pPr>
        <w:pStyle w:val="code"/>
      </w:pPr>
      <w:ins w:id="124" w:author="Gregor von Laszewski" w:date="2017-03-14T13:12:00Z">
        <w:r>
          <w:tab/>
        </w:r>
        <w:r>
          <w:tab/>
        </w:r>
      </w:ins>
      <w:r w:rsidR="00C60613">
        <w:t>“name”: “report.dat”,</w:t>
      </w:r>
    </w:p>
    <w:p w14:paraId="07CAD4A3" w14:textId="2030B59E" w:rsidR="00C60613" w:rsidRDefault="00A54637" w:rsidP="00A54637">
      <w:pPr>
        <w:pStyle w:val="code"/>
      </w:pPr>
      <w:ins w:id="125" w:author="Gregor von Laszewski" w:date="2017-03-14T13:13:00Z">
        <w:r>
          <w:tab/>
        </w:r>
        <w:r>
          <w:tab/>
        </w:r>
      </w:ins>
      <w:r w:rsidR="00C60613">
        <w:t>“endpoint”: “</w:t>
      </w:r>
      <w:r w:rsidR="00C60613" w:rsidRPr="008B4AE4">
        <w:rPr>
          <w:rStyle w:val="Hyperlink"/>
        </w:rPr>
        <w:t>file://gregor@machine.edu:/data/report.dat</w:t>
      </w:r>
      <w:r w:rsidR="00C60613">
        <w:t>”,</w:t>
      </w:r>
    </w:p>
    <w:p w14:paraId="0B4C1735" w14:textId="186A6E64" w:rsidR="00C60613" w:rsidRDefault="00A54637" w:rsidP="00A54637">
      <w:pPr>
        <w:pStyle w:val="code"/>
      </w:pPr>
      <w:ins w:id="126" w:author="Gregor von Laszewski" w:date="2017-03-14T13:13:00Z">
        <w:r>
          <w:tab/>
        </w:r>
        <w:r>
          <w:tab/>
        </w:r>
      </w:ins>
      <w:r w:rsidR="00C60613">
        <w:t>“checksum”: [“</w:t>
      </w:r>
      <w:r w:rsidR="00C60613" w:rsidRPr="00722E78">
        <w:t>md5</w:t>
      </w:r>
      <w:r w:rsidR="00C60613">
        <w:t>”,”</w:t>
      </w:r>
      <w:r w:rsidR="00C60613" w:rsidRPr="00722E78">
        <w:t>8c324f12047dc2254b74031b8f029ad0</w:t>
      </w:r>
      <w:r w:rsidR="00C60613">
        <w:t>”],</w:t>
      </w:r>
    </w:p>
    <w:p w14:paraId="01230341" w14:textId="7E0DE7B2" w:rsidR="00C60613" w:rsidDel="00A54637" w:rsidRDefault="00A54637" w:rsidP="00A54637">
      <w:pPr>
        <w:pStyle w:val="code"/>
        <w:rPr>
          <w:del w:id="127" w:author="Gregor von Laszewski" w:date="2017-03-14T13:13:00Z"/>
        </w:rPr>
      </w:pPr>
      <w:ins w:id="128" w:author="Gregor von Laszewski" w:date="2017-03-14T13:13:00Z">
        <w:r>
          <w:tab/>
        </w:r>
        <w:r>
          <w:tab/>
        </w:r>
      </w:ins>
      <w:r w:rsidR="00C60613">
        <w:t>“accessed”: “1.1.2017:05:00:00:EST”,  # use standard date format</w:t>
      </w:r>
    </w:p>
    <w:p w14:paraId="7E79F1A3" w14:textId="77777777" w:rsidR="00A54637" w:rsidRDefault="00A54637" w:rsidP="00A54637">
      <w:pPr>
        <w:pStyle w:val="code"/>
        <w:rPr>
          <w:ins w:id="129" w:author="Gregor von Laszewski" w:date="2017-03-14T13:13:00Z"/>
        </w:rPr>
      </w:pPr>
    </w:p>
    <w:p w14:paraId="37409487" w14:textId="5905DF30" w:rsidR="00C60613" w:rsidRDefault="00A54637" w:rsidP="00A54637">
      <w:pPr>
        <w:pStyle w:val="code"/>
      </w:pPr>
      <w:ins w:id="130" w:author="Gregor von Laszewski" w:date="2017-03-14T13:13:00Z">
        <w:r>
          <w:t xml:space="preserve">            </w:t>
        </w:r>
      </w:ins>
      <w:r w:rsidR="00C60613">
        <w:t>“size”: [“GB”, “1”],</w:t>
      </w:r>
    </w:p>
    <w:p w14:paraId="438ED68F" w14:textId="77777777" w:rsidR="00C60613" w:rsidRDefault="00C60613" w:rsidP="00C60613">
      <w:pPr>
        <w:pStyle w:val="code"/>
        <w:ind w:firstLine="720"/>
      </w:pPr>
      <w:r>
        <w:t>}</w:t>
      </w:r>
    </w:p>
    <w:p w14:paraId="59CA173F" w14:textId="77777777" w:rsidR="00C60613" w:rsidRDefault="00C60613" w:rsidP="00C60613"/>
    <w:p w14:paraId="1B3A8AE2" w14:textId="23ED492D" w:rsidR="00A1404F" w:rsidRDefault="00A1404F" w:rsidP="00A1404F">
      <w:pPr>
        <w:pStyle w:val="Heading4"/>
      </w:pPr>
      <w:r>
        <w:t>File Alias</w:t>
      </w:r>
    </w:p>
    <w:p w14:paraId="2BFEECAD" w14:textId="77777777" w:rsidR="00A1404F" w:rsidRDefault="00A1404F" w:rsidP="00A1404F">
      <w:r>
        <w:t xml:space="preserve">In some cases it is beneficial to introduce an alias for a file </w:t>
      </w:r>
    </w:p>
    <w:p w14:paraId="3FA939D2" w14:textId="77777777" w:rsidR="00A1404F" w:rsidRPr="00A1404F" w:rsidRDefault="00A1404F" w:rsidP="00A1404F"/>
    <w:p w14:paraId="5C133F41" w14:textId="3733766A" w:rsidR="00A1404F" w:rsidRDefault="00A1404F" w:rsidP="00A1404F">
      <w:pPr>
        <w:pStyle w:val="code"/>
      </w:pPr>
      <w:r>
        <w:tab/>
        <w:t>“file_alias”:{</w:t>
      </w:r>
    </w:p>
    <w:p w14:paraId="4C5298A0" w14:textId="6F341F10" w:rsidR="00A1404F" w:rsidRDefault="00A1404F" w:rsidP="00A1404F">
      <w:pPr>
        <w:pStyle w:val="code"/>
      </w:pPr>
      <w:r>
        <w:tab/>
      </w:r>
      <w:r>
        <w:tab/>
        <w:t>“alias”: “report-alias.dat"</w:t>
      </w:r>
    </w:p>
    <w:p w14:paraId="16808B32" w14:textId="2B15500B" w:rsidR="00A1404F" w:rsidRDefault="00A54637" w:rsidP="00A54637">
      <w:pPr>
        <w:pStyle w:val="code"/>
      </w:pPr>
      <w:ins w:id="131" w:author="Gregor von Laszewski" w:date="2017-03-14T13:12:00Z">
        <w:r>
          <w:tab/>
        </w:r>
        <w:r>
          <w:tab/>
        </w:r>
      </w:ins>
      <w:r w:rsidR="00A1404F">
        <w:t>“name”: “report.dat”,</w:t>
      </w:r>
    </w:p>
    <w:p w14:paraId="5C68AFF7" w14:textId="77777777" w:rsidR="00A1404F" w:rsidRDefault="00A1404F" w:rsidP="00A1404F">
      <w:pPr>
        <w:pStyle w:val="code"/>
        <w:ind w:firstLine="720"/>
      </w:pPr>
      <w:r>
        <w:t>}</w:t>
      </w:r>
    </w:p>
    <w:p w14:paraId="2E03136C" w14:textId="77777777" w:rsidR="00A1404F" w:rsidRDefault="00A1404F" w:rsidP="00A1404F"/>
    <w:p w14:paraId="6E7E5670" w14:textId="43BF1556" w:rsidR="00A1404F" w:rsidRDefault="00A1404F" w:rsidP="00A1404F">
      <w:pPr>
        <w:pStyle w:val="Heading4"/>
      </w:pPr>
      <w:r>
        <w:t>File Replica</w:t>
      </w:r>
    </w:p>
    <w:p w14:paraId="6A89CE5F" w14:textId="5A892DFE" w:rsidR="00A1404F" w:rsidRDefault="00A1404F" w:rsidP="00A1404F">
      <w:r>
        <w:t>In many distributed systems, it is of importance that a file can be replicated among different systems in order to provide faster access. It is important to provide a mechanism that allows to trace the pedigree of the file while pointing to its original source</w:t>
      </w:r>
    </w:p>
    <w:p w14:paraId="07B3C71A" w14:textId="77777777" w:rsidR="00A1404F" w:rsidRDefault="00A1404F" w:rsidP="00A1404F"/>
    <w:p w14:paraId="687ED7CB" w14:textId="46C3BB66" w:rsidR="00A1404F" w:rsidRDefault="00A1404F" w:rsidP="00A54637">
      <w:pPr>
        <w:pStyle w:val="code"/>
        <w:ind w:firstLine="720"/>
      </w:pPr>
      <w:r>
        <w:t>“replica”:{</w:t>
      </w:r>
    </w:p>
    <w:p w14:paraId="65297F74" w14:textId="6F4F0A23" w:rsidR="00A1404F" w:rsidRDefault="00A54637" w:rsidP="00A54637">
      <w:pPr>
        <w:pStyle w:val="code"/>
      </w:pPr>
      <w:ins w:id="132" w:author="Gregor von Laszewski" w:date="2017-03-14T13:12:00Z">
        <w:r>
          <w:tab/>
        </w:r>
      </w:ins>
      <w:r w:rsidR="00A1404F">
        <w:t>“name”: “replica_report.dat”,</w:t>
      </w:r>
    </w:p>
    <w:p w14:paraId="5DF901EF" w14:textId="4045A337" w:rsidR="00A1404F" w:rsidRDefault="00A54637" w:rsidP="00A54637">
      <w:pPr>
        <w:pStyle w:val="code"/>
      </w:pPr>
      <w:ins w:id="133" w:author="Gregor von Laszewski" w:date="2017-03-14T13:12:00Z">
        <w:r>
          <w:tab/>
        </w:r>
      </w:ins>
      <w:r w:rsidR="00A1404F">
        <w:t>“replica”: “report.dat”</w:t>
      </w:r>
    </w:p>
    <w:p w14:paraId="040B76E3" w14:textId="3E9C56DA" w:rsidR="00A1404F" w:rsidRDefault="00A54637" w:rsidP="00A54637">
      <w:pPr>
        <w:pStyle w:val="code"/>
      </w:pPr>
      <w:ins w:id="134" w:author="Gregor von Laszewski" w:date="2017-03-14T13:12:00Z">
        <w:r>
          <w:tab/>
        </w:r>
      </w:ins>
      <w:r w:rsidR="00A1404F">
        <w:t>“endpoint”: “</w:t>
      </w:r>
      <w:r w:rsidR="00A1404F" w:rsidRPr="008B4AE4">
        <w:rPr>
          <w:rStyle w:val="Hyperlink"/>
        </w:rPr>
        <w:t>file://gregor@machine.edu:/data/</w:t>
      </w:r>
      <w:r w:rsidR="00A1404F">
        <w:t>”,</w:t>
      </w:r>
    </w:p>
    <w:p w14:paraId="46DC8B9A" w14:textId="265B885B" w:rsidR="00A1404F" w:rsidRDefault="00A54637" w:rsidP="00A54637">
      <w:pPr>
        <w:pStyle w:val="code"/>
      </w:pPr>
      <w:ins w:id="135" w:author="Gregor von Laszewski" w:date="2017-03-14T13:12:00Z">
        <w:r>
          <w:tab/>
        </w:r>
      </w:ins>
      <w:r w:rsidR="00A1404F">
        <w:t>“checksum”: [“</w:t>
      </w:r>
      <w:r w:rsidR="00A1404F" w:rsidRPr="00722E78">
        <w:t>md5</w:t>
      </w:r>
      <w:r w:rsidR="00A1404F">
        <w:t>”,”</w:t>
      </w:r>
      <w:r w:rsidR="00A1404F" w:rsidRPr="00722E78">
        <w:t>8c324f12047dc2254b74031b8f029ad0</w:t>
      </w:r>
      <w:r w:rsidR="00A1404F">
        <w:t>”],</w:t>
      </w:r>
    </w:p>
    <w:p w14:paraId="15E46213" w14:textId="00918C85" w:rsidR="00A1404F" w:rsidRDefault="00A54637" w:rsidP="00A54637">
      <w:pPr>
        <w:pStyle w:val="code"/>
      </w:pPr>
      <w:ins w:id="136" w:author="Gregor von Laszewski" w:date="2017-03-14T13:12:00Z">
        <w:r>
          <w:tab/>
        </w:r>
      </w:ins>
      <w:r w:rsidR="00A1404F">
        <w:t>“accessed”: “1.1.2017:05:00:00:EST”,  # use standard date format</w:t>
      </w:r>
    </w:p>
    <w:p w14:paraId="75931F2F" w14:textId="5A0E0C24" w:rsidR="00A1404F" w:rsidRDefault="00A54637" w:rsidP="00A54637">
      <w:pPr>
        <w:pStyle w:val="code"/>
      </w:pPr>
      <w:ins w:id="137" w:author="Gregor von Laszewski" w:date="2017-03-14T13:12:00Z">
        <w:r>
          <w:tab/>
        </w:r>
      </w:ins>
      <w:r w:rsidR="00A1404F">
        <w:t>“size”: [“GB”, “1”],</w:t>
      </w:r>
    </w:p>
    <w:p w14:paraId="28203554" w14:textId="77777777" w:rsidR="00A1404F" w:rsidRDefault="00A1404F" w:rsidP="00A1404F">
      <w:pPr>
        <w:pStyle w:val="code"/>
        <w:ind w:firstLine="720"/>
      </w:pPr>
      <w:r>
        <w:t>}</w:t>
      </w:r>
    </w:p>
    <w:p w14:paraId="63CB8845" w14:textId="77777777" w:rsidR="00A1404F" w:rsidRDefault="00A1404F" w:rsidP="00A1404F"/>
    <w:p w14:paraId="64A3B2E7" w14:textId="6B9C9D1E" w:rsidR="00A1404F" w:rsidRDefault="006B768F" w:rsidP="006B768F">
      <w:pPr>
        <w:pStyle w:val="Heading4"/>
      </w:pPr>
      <w:r>
        <w:t>Virtual Directory</w:t>
      </w:r>
    </w:p>
    <w:p w14:paraId="2F8A66F5" w14:textId="083E903B" w:rsidR="006B768F" w:rsidRPr="006B768F" w:rsidRDefault="00331075" w:rsidP="006B768F">
      <w:r>
        <w:t>A collection of files or replicas.</w:t>
      </w:r>
      <w:r w:rsidR="00635DC1">
        <w:t xml:space="preserve"> </w:t>
      </w:r>
      <w:r w:rsidR="00BA0558">
        <w:t xml:space="preserve">A virtual directory can contain an number of entities </w:t>
      </w:r>
      <w:del w:id="138" w:author="Gregor von Laszewski" w:date="2017-04-18T18:48:00Z">
        <w:r w:rsidR="00BA0558" w:rsidDel="54225B9D">
          <w:delText>c</w:delText>
        </w:r>
      </w:del>
      <w:r w:rsidR="00BA0558">
        <w:t>including files, streams, and other virtual directories as part of a collection. The element in the collection can either be defined by uuid or by name.</w:t>
      </w:r>
    </w:p>
    <w:p w14:paraId="38EAA9EC" w14:textId="5B44A459" w:rsidR="00C60613" w:rsidRDefault="00C60613" w:rsidP="00C60613">
      <w:pPr>
        <w:pStyle w:val="code"/>
        <w:ind w:firstLine="720"/>
      </w:pPr>
      <w:r>
        <w:t>“virtual</w:t>
      </w:r>
      <w:r w:rsidR="00C87E33">
        <w:t>_</w:t>
      </w:r>
      <w:r>
        <w:t>directory” :{</w:t>
      </w:r>
    </w:p>
    <w:p w14:paraId="1D859B01" w14:textId="77777777" w:rsidR="00C60613" w:rsidRDefault="00C60613" w:rsidP="00C60613">
      <w:pPr>
        <w:pStyle w:val="code"/>
      </w:pPr>
      <w:r>
        <w:tab/>
      </w:r>
      <w:r>
        <w:tab/>
        <w:t>“name”: “data”,</w:t>
      </w:r>
    </w:p>
    <w:p w14:paraId="299827CB" w14:textId="63F7B402" w:rsidR="00C60613" w:rsidRDefault="00C60613" w:rsidP="00C60613">
      <w:pPr>
        <w:pStyle w:val="code"/>
      </w:pPr>
      <w:r>
        <w:lastRenderedPageBreak/>
        <w:tab/>
      </w:r>
      <w:r>
        <w:tab/>
        <w:t xml:space="preserve">“endpoint”: </w:t>
      </w:r>
      <w:r w:rsidR="0082081A" w:rsidRPr="00ED06DF">
        <w:rPr>
          <w:rStyle w:val="Hyperlink"/>
        </w:rPr>
        <w:t>http://.../data/</w:t>
      </w:r>
      <w:r w:rsidR="0082081A">
        <w:t>,</w:t>
      </w:r>
    </w:p>
    <w:p w14:paraId="4D3B5396" w14:textId="77777777" w:rsidR="00C60613" w:rsidRDefault="00C60613" w:rsidP="00C60613">
      <w:pPr>
        <w:pStyle w:val="code"/>
      </w:pPr>
      <w:r>
        <w:tab/>
      </w:r>
      <w:r>
        <w:tab/>
        <w:t>“protocol”: “http”</w:t>
      </w:r>
    </w:p>
    <w:p w14:paraId="78028E36" w14:textId="7943DCDB" w:rsidR="00C60613" w:rsidRDefault="00C60613" w:rsidP="00C60613">
      <w:pPr>
        <w:pStyle w:val="code"/>
      </w:pPr>
      <w:r>
        <w:tab/>
      </w:r>
      <w:r>
        <w:tab/>
        <w:t>“</w:t>
      </w:r>
      <w:r w:rsidR="00BA0558">
        <w:t>collection</w:t>
      </w:r>
      <w:r>
        <w:t xml:space="preserve">”:  [ </w:t>
      </w:r>
    </w:p>
    <w:p w14:paraId="15169CF7" w14:textId="77777777" w:rsidR="00C60613" w:rsidRDefault="00C60613" w:rsidP="00C60613">
      <w:pPr>
        <w:pStyle w:val="code"/>
      </w:pPr>
      <w:r>
        <w:t xml:space="preserve">        </w:t>
      </w:r>
      <w:r>
        <w:tab/>
      </w:r>
      <w:r>
        <w:tab/>
        <w:t>“report.dat”,</w:t>
      </w:r>
    </w:p>
    <w:p w14:paraId="1F906036" w14:textId="77777777" w:rsidR="00C60613" w:rsidRDefault="00C60613" w:rsidP="00C60613">
      <w:pPr>
        <w:pStyle w:val="code"/>
      </w:pPr>
      <w:r>
        <w:t xml:space="preserve">        </w:t>
      </w:r>
      <w:r>
        <w:tab/>
      </w:r>
      <w:r>
        <w:tab/>
        <w:t>“file2”,</w:t>
      </w:r>
    </w:p>
    <w:p w14:paraId="00C7BF1A" w14:textId="77777777" w:rsidR="00C60613" w:rsidRDefault="00C60613" w:rsidP="00C60613">
      <w:pPr>
        <w:pStyle w:val="code"/>
      </w:pPr>
      <w:r>
        <w:t xml:space="preserve">      </w:t>
      </w:r>
      <w:r>
        <w:tab/>
        <w:t>]</w:t>
      </w:r>
    </w:p>
    <w:p w14:paraId="09FB06DD" w14:textId="77777777" w:rsidR="00C60613" w:rsidRDefault="00C60613" w:rsidP="00C60613">
      <w:pPr>
        <w:pStyle w:val="code"/>
        <w:ind w:firstLine="720"/>
      </w:pPr>
      <w:r>
        <w:t>}</w:t>
      </w:r>
    </w:p>
    <w:p w14:paraId="39D17342" w14:textId="77777777" w:rsidR="00C60613" w:rsidRDefault="00C60613" w:rsidP="00E613A5"/>
    <w:p w14:paraId="2A628F19" w14:textId="3F643230" w:rsidR="00C44D02" w:rsidRDefault="00C44D02" w:rsidP="00E613A5">
      <w:pPr>
        <w:pStyle w:val="Heading4"/>
      </w:pPr>
      <w:r>
        <w:t>Stream</w:t>
      </w:r>
    </w:p>
    <w:p w14:paraId="4EEF16CD" w14:textId="77777777" w:rsidR="00C44D02" w:rsidRDefault="00C44D02" w:rsidP="00C44D02">
      <w:r w:rsidRPr="00E01F42">
        <w:rPr>
          <w:highlight w:val="yellow"/>
        </w:rPr>
        <w:t>&lt;Description&gt;</w:t>
      </w:r>
    </w:p>
    <w:p w14:paraId="4D57C7AA" w14:textId="4281B064" w:rsidR="00AD7470" w:rsidRDefault="00AD7470" w:rsidP="00C44D02"/>
    <w:p w14:paraId="1726B1DA" w14:textId="558CAA58" w:rsidR="00AD7470" w:rsidRDefault="00AD7470" w:rsidP="00C44D02">
      <w:r>
        <w:t>Stream source</w:t>
      </w:r>
    </w:p>
    <w:p w14:paraId="2558AA5E" w14:textId="77777777" w:rsidR="00AD7470" w:rsidRDefault="00AD7470" w:rsidP="00C44D02"/>
    <w:p w14:paraId="4189DFC5" w14:textId="6B0DFBFA" w:rsidR="00AD7470" w:rsidRDefault="00AD7470" w:rsidP="00C44D02">
      <w:r>
        <w:t>Stream subscriber</w:t>
      </w:r>
    </w:p>
    <w:p w14:paraId="7360DB81" w14:textId="77777777" w:rsidR="00C44D02" w:rsidRDefault="00C44D02" w:rsidP="00E613A5">
      <w:pPr>
        <w:rPr>
          <w:ins w:id="139" w:author="Gregor von Laszewski" w:date="2017-03-14T13:35:00Z"/>
        </w:rPr>
      </w:pPr>
    </w:p>
    <w:p w14:paraId="19DE7B7B" w14:textId="71B130B5" w:rsidR="0003661C" w:rsidRDefault="0003661C" w:rsidP="00E613A5">
      <w:r>
        <w:t>Values:</w:t>
      </w:r>
    </w:p>
    <w:p w14:paraId="5D611D62" w14:textId="2F3CBDD0" w:rsidR="0003661C" w:rsidRDefault="0003661C" w:rsidP="00E613A5">
      <w:r>
        <w:tab/>
        <w:t>Rate</w:t>
      </w:r>
    </w:p>
    <w:p w14:paraId="215088CF" w14:textId="21DBD01D" w:rsidR="0003661C" w:rsidRDefault="0003661C" w:rsidP="00E613A5">
      <w:r>
        <w:tab/>
        <w:t>Limit</w:t>
      </w:r>
    </w:p>
    <w:p w14:paraId="484A9560" w14:textId="2586FACF" w:rsidR="0003661C" w:rsidRDefault="0003661C" w:rsidP="00E613A5">
      <w:r>
        <w:tab/>
        <w:t>Redirect (virtual/alias)</w:t>
      </w:r>
    </w:p>
    <w:p w14:paraId="4650A713" w14:textId="19FC5D6C" w:rsidR="0003661C" w:rsidRDefault="0003661C" w:rsidP="00E613A5">
      <w:r>
        <w:tab/>
        <w:t>Pipe</w:t>
      </w:r>
    </w:p>
    <w:p w14:paraId="0198C664" w14:textId="3E44D31B" w:rsidR="0003661C" w:rsidRDefault="0003661C" w:rsidP="00E613A5">
      <w:r>
        <w:tab/>
        <w:t>Filters</w:t>
      </w:r>
    </w:p>
    <w:p w14:paraId="297C2016" w14:textId="77777777" w:rsidR="0003661C" w:rsidRDefault="0003661C" w:rsidP="00E613A5"/>
    <w:p w14:paraId="45D9F0C7" w14:textId="2BDF959B" w:rsidR="00DD1D57" w:rsidRDefault="00DD1D57" w:rsidP="00E613A5">
      <w:r>
        <w:t>Functions:</w:t>
      </w:r>
    </w:p>
    <w:p w14:paraId="46259C07" w14:textId="34A28E94" w:rsidR="00DD1D57" w:rsidRDefault="00DD1D57" w:rsidP="00E613A5">
      <w:r>
        <w:tab/>
        <w:t>list</w:t>
      </w:r>
    </w:p>
    <w:p w14:paraId="543BB68C" w14:textId="30046BA6" w:rsidR="00DD1D57" w:rsidRDefault="00DD1D57" w:rsidP="00E613A5">
      <w:r>
        <w:tab/>
        <w:t>Subscribe</w:t>
      </w:r>
    </w:p>
    <w:p w14:paraId="6843D9DA" w14:textId="6F506706" w:rsidR="00DD1D57" w:rsidRDefault="00DD1D57" w:rsidP="00DD1D57">
      <w:pPr>
        <w:ind w:firstLine="720"/>
      </w:pPr>
      <w:r>
        <w:t>Unsubscribe</w:t>
      </w:r>
    </w:p>
    <w:p w14:paraId="0D96C390" w14:textId="4EE86E3D" w:rsidR="00DD1D57" w:rsidRDefault="00DD1D57" w:rsidP="00DD1D57">
      <w:pPr>
        <w:ind w:firstLine="720"/>
      </w:pPr>
      <w:r>
        <w:t>Get</w:t>
      </w:r>
    </w:p>
    <w:p w14:paraId="7A8D30EF" w14:textId="77777777" w:rsidR="00DD1D57" w:rsidRDefault="00DD1D57" w:rsidP="00E613A5"/>
    <w:p w14:paraId="375CF476" w14:textId="5DC2E938" w:rsidR="00C44D02" w:rsidRDefault="00C44D02" w:rsidP="00C44D02">
      <w:pPr>
        <w:pStyle w:val="Heading4"/>
      </w:pPr>
      <w:r>
        <w:t>Database</w:t>
      </w:r>
    </w:p>
    <w:p w14:paraId="10AF0638" w14:textId="3CD938B1" w:rsidR="0082081A" w:rsidRDefault="0082081A" w:rsidP="00C44D02"/>
    <w:p w14:paraId="0109678D" w14:textId="06D927B2" w:rsidR="00CD70CF" w:rsidRDefault="00CD70CF" w:rsidP="00C44D02">
      <w:r>
        <w:t xml:space="preserve">Data is often located in databases. These databases may be relational or non-relational databases (NoSQL). </w:t>
      </w:r>
    </w:p>
    <w:p w14:paraId="53C9FC19" w14:textId="2869EE5A" w:rsidR="00CD70CF" w:rsidRDefault="00CD70CF" w:rsidP="00C44D02">
      <w:r>
        <w:t xml:space="preserve">A query to the database can be issued to the database. A filter can be specified as the payload. </w:t>
      </w:r>
    </w:p>
    <w:p w14:paraId="01E401D6" w14:textId="704F05F1" w:rsidR="0082081A" w:rsidRDefault="0082081A" w:rsidP="0082081A">
      <w:pPr>
        <w:pStyle w:val="code"/>
        <w:ind w:firstLine="720"/>
      </w:pPr>
      <w:r>
        <w:t>“database” :{</w:t>
      </w:r>
    </w:p>
    <w:p w14:paraId="2327291D" w14:textId="77777777" w:rsidR="0082081A" w:rsidRDefault="0082081A" w:rsidP="0082081A">
      <w:pPr>
        <w:pStyle w:val="code"/>
      </w:pPr>
      <w:r>
        <w:tab/>
      </w:r>
      <w:r>
        <w:tab/>
        <w:t>“name”: “data”,</w:t>
      </w:r>
    </w:p>
    <w:p w14:paraId="3061041F" w14:textId="4C18B6A9" w:rsidR="0082081A" w:rsidRDefault="0082081A" w:rsidP="0082081A">
      <w:pPr>
        <w:pStyle w:val="code"/>
      </w:pPr>
      <w:r>
        <w:tab/>
      </w:r>
      <w:r>
        <w:tab/>
        <w:t xml:space="preserve">“endpoint”: </w:t>
      </w:r>
      <w:r w:rsidRPr="00ED06DF">
        <w:rPr>
          <w:rStyle w:val="Hyperlink"/>
        </w:rPr>
        <w:t>http://.../data/</w:t>
      </w:r>
      <w:r>
        <w:t>,</w:t>
      </w:r>
    </w:p>
    <w:p w14:paraId="7BE23434" w14:textId="32485729" w:rsidR="0082081A" w:rsidRDefault="0082081A" w:rsidP="0082081A">
      <w:pPr>
        <w:pStyle w:val="code"/>
      </w:pPr>
      <w:r>
        <w:tab/>
      </w:r>
      <w:r>
        <w:tab/>
        <w:t>“protocol”: “mongo”</w:t>
      </w:r>
    </w:p>
    <w:p w14:paraId="2FF9A534" w14:textId="77777777" w:rsidR="0082081A" w:rsidRDefault="0082081A" w:rsidP="0082081A">
      <w:pPr>
        <w:pStyle w:val="code"/>
        <w:ind w:firstLine="720"/>
      </w:pPr>
      <w:r>
        <w:t>}</w:t>
      </w:r>
    </w:p>
    <w:p w14:paraId="7EE89CED" w14:textId="77777777" w:rsidR="0082081A" w:rsidRDefault="0082081A" w:rsidP="00C44D02"/>
    <w:p w14:paraId="2FFB8913" w14:textId="67333DAF" w:rsidR="008E0531" w:rsidRDefault="008E0531" w:rsidP="00C44D02">
      <w:r>
        <w:lastRenderedPageBreak/>
        <w:t xml:space="preserve">Protocol examples include </w:t>
      </w:r>
    </w:p>
    <w:p w14:paraId="7F12F8C7" w14:textId="5D611BE0" w:rsidR="008E0531" w:rsidRDefault="008E0531" w:rsidP="008E0531">
      <w:pPr>
        <w:pStyle w:val="code"/>
        <w:ind w:firstLine="720"/>
      </w:pPr>
      <w:r>
        <w:t>“protocol” :{</w:t>
      </w:r>
    </w:p>
    <w:p w14:paraId="6E0D12AB" w14:textId="7C0BECEF" w:rsidR="008E0531" w:rsidRDefault="008E0531" w:rsidP="008E0531">
      <w:pPr>
        <w:pStyle w:val="code"/>
      </w:pPr>
      <w:r>
        <w:t xml:space="preserve">            “mongo”,</w:t>
      </w:r>
    </w:p>
    <w:p w14:paraId="4F8B4369" w14:textId="708D7A38" w:rsidR="008E0531" w:rsidRDefault="008E0531" w:rsidP="008E0531">
      <w:pPr>
        <w:pStyle w:val="code"/>
      </w:pPr>
      <w:r>
        <w:t xml:space="preserve">            “mariadb”</w:t>
      </w:r>
    </w:p>
    <w:p w14:paraId="412CC579" w14:textId="7E9697AC" w:rsidR="008E0531" w:rsidRDefault="008E0531" w:rsidP="008E0531">
      <w:pPr>
        <w:pStyle w:val="code"/>
      </w:pPr>
      <w:r>
        <w:t xml:space="preserve">            “Casandra”,</w:t>
      </w:r>
    </w:p>
    <w:p w14:paraId="71774AD8" w14:textId="72459FE3" w:rsidR="008E0531" w:rsidRDefault="008E0531" w:rsidP="008E0531">
      <w:pPr>
        <w:pStyle w:val="code"/>
      </w:pPr>
      <w:r>
        <w:t xml:space="preserve">            “mysql”,</w:t>
      </w:r>
    </w:p>
    <w:p w14:paraId="06922755" w14:textId="77777777" w:rsidR="008E0531" w:rsidRDefault="008E0531" w:rsidP="008E0531">
      <w:pPr>
        <w:pStyle w:val="code"/>
        <w:ind w:firstLine="720"/>
      </w:pPr>
      <w:r>
        <w:t>}</w:t>
      </w:r>
    </w:p>
    <w:p w14:paraId="0C0C14B6" w14:textId="77777777" w:rsidR="008E0531" w:rsidRDefault="008E0531" w:rsidP="00C44D02"/>
    <w:p w14:paraId="03EC8FAE" w14:textId="77777777" w:rsidR="008E0531" w:rsidRDefault="008E0531" w:rsidP="00C44D02"/>
    <w:p w14:paraId="0A59B406" w14:textId="77777777" w:rsidR="00C44D02" w:rsidRDefault="00C44D02" w:rsidP="00C44D02"/>
    <w:p w14:paraId="7CC93D8F" w14:textId="73B4BC1B" w:rsidR="00C44D02" w:rsidRDefault="00C44D02" w:rsidP="00C44D02">
      <w:pPr>
        <w:pStyle w:val="Heading4"/>
      </w:pPr>
      <w:r>
        <w:t>Filter</w:t>
      </w:r>
    </w:p>
    <w:p w14:paraId="4F4B9640" w14:textId="77777777" w:rsidR="00C44D02" w:rsidDel="00530F99" w:rsidRDefault="00C44D02" w:rsidP="00C44D02">
      <w:pPr>
        <w:rPr>
          <w:del w:id="140" w:author="Gregor von Laszewski" w:date="2017-03-14T13:41:00Z"/>
        </w:rPr>
      </w:pPr>
      <w:r w:rsidRPr="00E01F42">
        <w:rPr>
          <w:highlight w:val="yellow"/>
        </w:rPr>
        <w:t>&lt;Description&gt;</w:t>
      </w:r>
    </w:p>
    <w:p w14:paraId="21D00678" w14:textId="77777777" w:rsidR="00C44D02" w:rsidDel="00530F99" w:rsidRDefault="00C44D02" w:rsidP="00C44D02">
      <w:pPr>
        <w:rPr>
          <w:del w:id="141" w:author="Gregor von Laszewski" w:date="2017-03-14T13:41:00Z"/>
        </w:rPr>
      </w:pPr>
    </w:p>
    <w:p w14:paraId="1A35E6AC" w14:textId="77777777" w:rsidR="00C44D02" w:rsidRPr="00C44D02" w:rsidRDefault="00C44D02" w:rsidP="00C44D02"/>
    <w:p w14:paraId="1BD1BCCD" w14:textId="77777777" w:rsidR="00C44D02" w:rsidRPr="00E613A5" w:rsidRDefault="00C44D02" w:rsidP="00E613A5"/>
    <w:p w14:paraId="4DC98F52" w14:textId="6379E694" w:rsidR="00F116CE" w:rsidRDefault="000D0959" w:rsidP="00F116CE">
      <w:pPr>
        <w:pStyle w:val="Heading2"/>
      </w:pPr>
      <w:bookmarkStart w:id="142" w:name="_Toc476656661"/>
      <w:r>
        <w:t>Data Consumer Interfaces</w:t>
      </w:r>
      <w:bookmarkEnd w:id="142"/>
    </w:p>
    <w:p w14:paraId="4153FACE" w14:textId="1FE8A724" w:rsidR="00F116CE" w:rsidRDefault="00B418A1" w:rsidP="00F116CE">
      <w:r>
        <w:t>At this time, the d</w:t>
      </w:r>
      <w:r w:rsidR="0092154C">
        <w:t>ata Consumers are using the same interfaces as Data Providers</w:t>
      </w:r>
      <w:r>
        <w:t>.</w:t>
      </w:r>
    </w:p>
    <w:p w14:paraId="0A2A4CD2" w14:textId="2B237846" w:rsidR="00D75525" w:rsidRPr="00F116CE" w:rsidRDefault="00D75525" w:rsidP="00F116CE"/>
    <w:p w14:paraId="3703B926" w14:textId="2A2F7841" w:rsidR="002A5A2A" w:rsidRDefault="002A5A2A" w:rsidP="002A5A2A">
      <w:pPr>
        <w:pStyle w:val="Heading2"/>
      </w:pPr>
      <w:bookmarkStart w:id="143" w:name="_Toc476656662"/>
      <w:r>
        <w:t xml:space="preserve">Big Data </w:t>
      </w:r>
      <w:r w:rsidR="00F116CE">
        <w:t>Application Provider In</w:t>
      </w:r>
      <w:r>
        <w:t>terfaces</w:t>
      </w:r>
      <w:bookmarkEnd w:id="143"/>
    </w:p>
    <w:p w14:paraId="313CE8DA" w14:textId="77777777" w:rsidR="00F116CE" w:rsidRDefault="00F116CE" w:rsidP="00F116CE">
      <w:r w:rsidRPr="00E01F42">
        <w:rPr>
          <w:highlight w:val="yellow"/>
        </w:rPr>
        <w:t>&lt;Description&gt;</w:t>
      </w:r>
    </w:p>
    <w:p w14:paraId="7608233E" w14:textId="77777777" w:rsidR="00F116CE" w:rsidRPr="00F116CE" w:rsidRDefault="00F116CE" w:rsidP="00F116CE"/>
    <w:p w14:paraId="495CC340" w14:textId="598FEE9D" w:rsidR="002A5A2A" w:rsidRDefault="002A5A2A" w:rsidP="002A5A2A">
      <w:pPr>
        <w:pStyle w:val="Heading3"/>
      </w:pPr>
      <w:bookmarkStart w:id="144" w:name="_Toc476656663"/>
      <w:r>
        <w:t>Provisioning: Computing and Analytics Interfaces</w:t>
      </w:r>
      <w:bookmarkEnd w:id="144"/>
    </w:p>
    <w:p w14:paraId="1D050554" w14:textId="77777777" w:rsidR="00F116CE" w:rsidRDefault="00F116CE" w:rsidP="00F116CE">
      <w:r w:rsidRPr="00E01F42">
        <w:rPr>
          <w:highlight w:val="yellow"/>
        </w:rPr>
        <w:t>&lt;Description&gt;</w:t>
      </w:r>
    </w:p>
    <w:p w14:paraId="56267937" w14:textId="77777777" w:rsidR="00F116CE" w:rsidRPr="00F116CE" w:rsidRDefault="00F116CE" w:rsidP="00F116CE"/>
    <w:p w14:paraId="06BB4698" w14:textId="407B390D" w:rsidR="002A5A2A" w:rsidRDefault="002A5A2A" w:rsidP="002A5A2A">
      <w:pPr>
        <w:pStyle w:val="Heading3"/>
      </w:pPr>
      <w:bookmarkStart w:id="145" w:name="_Toc476656664"/>
      <w:r>
        <w:t>Platform: Data Organization and Distribution Interfaces</w:t>
      </w:r>
      <w:bookmarkEnd w:id="145"/>
    </w:p>
    <w:p w14:paraId="56E4F43E" w14:textId="77777777" w:rsidR="00F116CE" w:rsidRDefault="00F116CE" w:rsidP="00F116CE">
      <w:r w:rsidRPr="00E01F42">
        <w:rPr>
          <w:highlight w:val="yellow"/>
        </w:rPr>
        <w:t>&lt;Description&gt;</w:t>
      </w:r>
    </w:p>
    <w:p w14:paraId="366B99E6" w14:textId="77777777" w:rsidR="00715421" w:rsidRDefault="00715421" w:rsidP="00715421">
      <w:r>
        <w:t xml:space="preserve">Data Platform Frameworks provide for the logical data organization and distribution combined with the associated access application programming interfaces (APIs) or methods. The frameworks may also </w:t>
      </w:r>
    </w:p>
    <w:p w14:paraId="6F381E07" w14:textId="77777777" w:rsidR="00F116CE" w:rsidRPr="00F116CE" w:rsidRDefault="00F116CE" w:rsidP="00F116CE"/>
    <w:p w14:paraId="50537329" w14:textId="5F967415" w:rsidR="002A5A2A" w:rsidRDefault="002A5A2A" w:rsidP="002A5A2A">
      <w:pPr>
        <w:pStyle w:val="Heading3"/>
      </w:pPr>
      <w:bookmarkStart w:id="146" w:name="_Toc476656665"/>
      <w:r>
        <w:t>Infrastructure: Networking, Computing, and Storage</w:t>
      </w:r>
      <w:bookmarkEnd w:id="146"/>
    </w:p>
    <w:p w14:paraId="541B6847" w14:textId="77777777" w:rsidR="00F116CE" w:rsidRDefault="00F116CE" w:rsidP="00F116CE">
      <w:r w:rsidRPr="00E01F42">
        <w:rPr>
          <w:highlight w:val="yellow"/>
        </w:rPr>
        <w:t>&lt;Description&gt;</w:t>
      </w:r>
    </w:p>
    <w:p w14:paraId="0D536A23" w14:textId="77777777" w:rsidR="00F116CE" w:rsidRPr="00F116CE" w:rsidRDefault="00F116CE" w:rsidP="00F116CE"/>
    <w:p w14:paraId="7D428BB7" w14:textId="20FFDE31" w:rsidR="00682898" w:rsidRDefault="00682898" w:rsidP="00E613A5"/>
    <w:p w14:paraId="1DAF20A6" w14:textId="4A6F2638" w:rsidR="00437518" w:rsidRDefault="00437518" w:rsidP="00437518">
      <w:pPr>
        <w:pStyle w:val="Heading4"/>
      </w:pPr>
      <w:r>
        <w:t>Compute Resource</w:t>
      </w:r>
    </w:p>
    <w:p w14:paraId="2270FBB4" w14:textId="3B4D3EFC" w:rsidR="00D86EFF" w:rsidRPr="00D86EFF" w:rsidRDefault="00D86EFF" w:rsidP="00D86EFF">
      <w:r>
        <w:t xml:space="preserve">An important concept for big data analysis it the representation of a compute resource on which we execute the analysis. We define a compute resource by name and by endpoint. A compute resource is an abstract concept and can be instantiated through virtual machines, containers, or bare metal resources. </w:t>
      </w:r>
      <w:r w:rsidR="000D264D">
        <w:t>This is defined by the “kind” of the compute resource</w:t>
      </w:r>
    </w:p>
    <w:p w14:paraId="79CFC039" w14:textId="5FEBF85F" w:rsidR="00386A7A" w:rsidRPr="002A2DFC" w:rsidRDefault="000D264D" w:rsidP="00386A7A">
      <w:pPr>
        <w:pStyle w:val="code"/>
        <w:ind w:firstLine="720"/>
      </w:pPr>
      <w:r w:rsidRPr="002A2DFC">
        <w:t xml:space="preserve"> </w:t>
      </w:r>
      <w:r w:rsidR="00492537" w:rsidRPr="002A2DFC">
        <w:t>“compute_resource</w:t>
      </w:r>
      <w:r w:rsidR="00386A7A" w:rsidRPr="002A2DFC">
        <w:t>” :{</w:t>
      </w:r>
    </w:p>
    <w:p w14:paraId="320E4B83" w14:textId="27B363C6" w:rsidR="00386A7A" w:rsidRPr="002A2DFC" w:rsidRDefault="00D86EFF" w:rsidP="00386A7A">
      <w:pPr>
        <w:pStyle w:val="code"/>
      </w:pPr>
      <w:r w:rsidRPr="002A2DFC">
        <w:lastRenderedPageBreak/>
        <w:tab/>
      </w:r>
      <w:r w:rsidRPr="002A2DFC">
        <w:tab/>
        <w:t>“name”: “Compute1</w:t>
      </w:r>
      <w:r w:rsidR="00386A7A" w:rsidRPr="002A2DFC">
        <w:t>”,</w:t>
      </w:r>
    </w:p>
    <w:p w14:paraId="69739D5B" w14:textId="1656DD1E" w:rsidR="00386A7A" w:rsidRPr="002A2DFC" w:rsidRDefault="00386A7A" w:rsidP="00386A7A">
      <w:pPr>
        <w:pStyle w:val="code"/>
      </w:pPr>
      <w:r w:rsidRPr="002A2DFC">
        <w:tab/>
      </w:r>
      <w:r w:rsidRPr="002A2DFC">
        <w:tab/>
        <w:t xml:space="preserve">“endpoint”: </w:t>
      </w:r>
      <w:r w:rsidR="000B6D61" w:rsidRPr="002A2DFC">
        <w:rPr>
          <w:rStyle w:val="Hyperlink"/>
        </w:rPr>
        <w:t>http://.../cluster/</w:t>
      </w:r>
      <w:r w:rsidR="000B6D61" w:rsidRPr="002A2DFC">
        <w:t>,</w:t>
      </w:r>
    </w:p>
    <w:p w14:paraId="136891D0" w14:textId="04790343" w:rsidR="00386A7A" w:rsidRPr="002A2DFC" w:rsidRDefault="00D86EFF" w:rsidP="00386A7A">
      <w:pPr>
        <w:pStyle w:val="code"/>
      </w:pPr>
      <w:r w:rsidRPr="002A2DFC">
        <w:t xml:space="preserve">      </w:t>
      </w:r>
      <w:r w:rsidRPr="002A2DFC">
        <w:tab/>
        <w:t>“</w:t>
      </w:r>
      <w:r w:rsidR="000D264D" w:rsidRPr="002A2DFC">
        <w:t>kind”: “baremetal”</w:t>
      </w:r>
    </w:p>
    <w:p w14:paraId="2DAEA5AA" w14:textId="77777777" w:rsidR="00386A7A" w:rsidRPr="002A2DFC" w:rsidRDefault="00386A7A" w:rsidP="00386A7A">
      <w:pPr>
        <w:pStyle w:val="code"/>
        <w:ind w:firstLine="720"/>
      </w:pPr>
      <w:r w:rsidRPr="002A2DFC">
        <w:t>}</w:t>
      </w:r>
    </w:p>
    <w:p w14:paraId="0D9FE177" w14:textId="77777777" w:rsidR="00386A7A" w:rsidRPr="002A2DFC" w:rsidRDefault="00386A7A" w:rsidP="00386A7A"/>
    <w:p w14:paraId="0F5107FE" w14:textId="68CDB2B7" w:rsidR="000D264D" w:rsidRPr="002A2DFC" w:rsidRDefault="000D264D" w:rsidP="000D264D">
      <w:r w:rsidRPr="002A2DFC">
        <w:t>The kind is one of</w:t>
      </w:r>
    </w:p>
    <w:p w14:paraId="32AC4589" w14:textId="656A65FF" w:rsidR="000D264D" w:rsidRPr="002A2DFC" w:rsidRDefault="000D264D" w:rsidP="000D264D">
      <w:pPr>
        <w:pStyle w:val="code"/>
        <w:ind w:firstLine="720"/>
      </w:pPr>
      <w:r w:rsidRPr="002A2DFC">
        <w:t>“kind” :{</w:t>
      </w:r>
    </w:p>
    <w:p w14:paraId="32A789F4" w14:textId="5BD201CB" w:rsidR="000D264D" w:rsidRPr="002A2DFC" w:rsidRDefault="000D264D" w:rsidP="000D264D">
      <w:pPr>
        <w:pStyle w:val="code"/>
      </w:pPr>
      <w:r w:rsidRPr="002A2DFC">
        <w:tab/>
      </w:r>
      <w:r w:rsidRPr="002A2DFC">
        <w:tab/>
        <w:t>“baremetal”,</w:t>
      </w:r>
    </w:p>
    <w:p w14:paraId="15F45D55" w14:textId="792BD3EC" w:rsidR="000D264D" w:rsidRPr="002A2DFC" w:rsidRDefault="000D264D" w:rsidP="000D264D">
      <w:pPr>
        <w:pStyle w:val="code"/>
      </w:pPr>
      <w:r w:rsidRPr="002A2DFC">
        <w:t xml:space="preserve">            “virtual_machine”,</w:t>
      </w:r>
    </w:p>
    <w:p w14:paraId="216DEFA9" w14:textId="55DD908B" w:rsidR="000D264D" w:rsidRDefault="000D264D" w:rsidP="000D264D">
      <w:pPr>
        <w:pStyle w:val="code"/>
      </w:pPr>
      <w:r w:rsidRPr="002A2DFC">
        <w:t xml:space="preserve">            “container”</w:t>
      </w:r>
      <w:r w:rsidR="0061094D">
        <w:t>,</w:t>
      </w:r>
    </w:p>
    <w:p w14:paraId="32287A03" w14:textId="70BDD2C2" w:rsidR="0061094D" w:rsidRDefault="0061094D" w:rsidP="000D264D">
      <w:pPr>
        <w:pStyle w:val="code"/>
      </w:pPr>
      <w:r>
        <w:t xml:space="preserve">            “cluster”,</w:t>
      </w:r>
    </w:p>
    <w:p w14:paraId="13E5EE2C" w14:textId="5BD8839D" w:rsidR="0061094D" w:rsidRPr="002A2DFC" w:rsidRDefault="0061094D" w:rsidP="000D264D">
      <w:pPr>
        <w:pStyle w:val="code"/>
      </w:pPr>
      <w:r>
        <w:t xml:space="preserve">            “virtual_cluster”</w:t>
      </w:r>
    </w:p>
    <w:p w14:paraId="5B685F0F" w14:textId="77777777" w:rsidR="000D264D" w:rsidRDefault="000D264D" w:rsidP="000D264D">
      <w:pPr>
        <w:pStyle w:val="code"/>
        <w:ind w:firstLine="720"/>
      </w:pPr>
      <w:r w:rsidRPr="002A2DFC">
        <w:t>}</w:t>
      </w:r>
    </w:p>
    <w:p w14:paraId="34662CDF" w14:textId="77777777" w:rsidR="000D264D" w:rsidRPr="00386A7A" w:rsidRDefault="000D264D" w:rsidP="00386A7A"/>
    <w:p w14:paraId="10842F95" w14:textId="2BE34B5F" w:rsidR="00437518" w:rsidRPr="000F0305" w:rsidRDefault="00437518" w:rsidP="00437518">
      <w:pPr>
        <w:pStyle w:val="Heading4"/>
      </w:pPr>
      <w:r w:rsidRPr="000F0305">
        <w:t>Virtual Machine</w:t>
      </w:r>
    </w:p>
    <w:p w14:paraId="10891B63" w14:textId="35C68679" w:rsidR="00734ED6" w:rsidRPr="000F0305" w:rsidRDefault="00734ED6" w:rsidP="00492537">
      <w:r w:rsidRPr="000F0305">
        <w:t>Virtual machines are an emulation of a computer system</w:t>
      </w:r>
      <w:r w:rsidR="00100076" w:rsidRPr="000F0305">
        <w:t xml:space="preserve">. We are </w:t>
      </w:r>
      <w:r w:rsidR="000F0305" w:rsidRPr="000F0305">
        <w:t>maintaining a very basic set of information. It is expected that through the endpoint the virtual machine can be introspected and more detailed information can be retrieved.</w:t>
      </w:r>
    </w:p>
    <w:p w14:paraId="30A370BC" w14:textId="6434D7C9" w:rsidR="00492537" w:rsidRPr="000F0305" w:rsidRDefault="00492537" w:rsidP="00492537">
      <w:pPr>
        <w:pStyle w:val="code"/>
        <w:ind w:firstLine="720"/>
      </w:pPr>
      <w:r w:rsidRPr="000F0305">
        <w:t>“virtual_machine” :{</w:t>
      </w:r>
    </w:p>
    <w:p w14:paraId="0928B910" w14:textId="6BC54F82" w:rsidR="00492537" w:rsidRPr="000F0305" w:rsidRDefault="00492537" w:rsidP="00492537">
      <w:pPr>
        <w:pStyle w:val="code"/>
      </w:pPr>
      <w:r w:rsidRPr="000F0305">
        <w:tab/>
      </w:r>
      <w:r w:rsidRPr="000F0305">
        <w:tab/>
        <w:t>“name”: “</w:t>
      </w:r>
      <w:r w:rsidR="002A2DFC" w:rsidRPr="000F0305">
        <w:t>vm1</w:t>
      </w:r>
      <w:r w:rsidRPr="000F0305">
        <w:t>”,</w:t>
      </w:r>
    </w:p>
    <w:p w14:paraId="7A504957" w14:textId="4861DD61" w:rsidR="00492537" w:rsidRPr="000F0305" w:rsidRDefault="00492537" w:rsidP="00492537">
      <w:pPr>
        <w:pStyle w:val="code"/>
      </w:pPr>
      <w:r w:rsidRPr="000F0305">
        <w:tab/>
      </w:r>
      <w:r w:rsidRPr="000F0305">
        <w:tab/>
        <w:t xml:space="preserve">“endpoint”: </w:t>
      </w:r>
      <w:ins w:id="147" w:author="Gregor von Laszewski" w:date="2017-03-14T13:26:00Z">
        <w:r w:rsidR="0082081A">
          <w:t>“</w:t>
        </w:r>
      </w:ins>
      <w:r w:rsidR="000B6D61" w:rsidRPr="000F0305">
        <w:rPr>
          <w:rStyle w:val="Hyperlink"/>
        </w:rPr>
        <w:t>http://</w:t>
      </w:r>
      <w:ins w:id="148" w:author="Gregor von Laszewski" w:date="2017-03-14T13:26:00Z">
        <w:r w:rsidR="0082081A">
          <w:t>”</w:t>
        </w:r>
      </w:ins>
      <w:r w:rsidR="000B6D61" w:rsidRPr="000F0305">
        <w:t>,</w:t>
      </w:r>
    </w:p>
    <w:p w14:paraId="0F19E007" w14:textId="5AF2DC0E" w:rsidR="000B6D61" w:rsidRPr="000F0305" w:rsidRDefault="000B6D61" w:rsidP="00492537">
      <w:pPr>
        <w:pStyle w:val="code"/>
      </w:pPr>
      <w:r w:rsidRPr="000F0305">
        <w:tab/>
      </w:r>
      <w:r w:rsidRPr="000F0305">
        <w:tab/>
        <w:t>“metadata”:{“experiment”:”exp-001”}</w:t>
      </w:r>
      <w:r w:rsidR="00EE1CED" w:rsidRPr="000F0305">
        <w:t>,</w:t>
      </w:r>
    </w:p>
    <w:p w14:paraId="6EF40AA6" w14:textId="18BF70CC" w:rsidR="000B6D61" w:rsidRPr="000F0305" w:rsidRDefault="000B6D61" w:rsidP="00492537">
      <w:pPr>
        <w:pStyle w:val="code"/>
      </w:pPr>
      <w:r w:rsidRPr="000F0305">
        <w:tab/>
      </w:r>
      <w:r w:rsidRPr="000F0305">
        <w:tab/>
        <w:t>“image”: “Ubuntu-16.04”</w:t>
      </w:r>
      <w:r w:rsidR="00EE1CED" w:rsidRPr="000F0305">
        <w:t>,</w:t>
      </w:r>
    </w:p>
    <w:p w14:paraId="6C353A9F" w14:textId="203AFF7E" w:rsidR="000B6D61" w:rsidRPr="000F0305" w:rsidRDefault="000B6D61" w:rsidP="00492537">
      <w:pPr>
        <w:pStyle w:val="code"/>
      </w:pPr>
      <w:r w:rsidRPr="000F0305">
        <w:tab/>
      </w:r>
      <w:r w:rsidRPr="000F0305">
        <w:tab/>
        <w:t xml:space="preserve">“ip”: </w:t>
      </w:r>
      <w:r w:rsidR="000A49A3" w:rsidRPr="000F0305">
        <w:t>[</w:t>
      </w:r>
      <w:r w:rsidRPr="000F0305">
        <w:t>TBD</w:t>
      </w:r>
      <w:r w:rsidR="000A49A3" w:rsidRPr="000F0305">
        <w:t>]</w:t>
      </w:r>
      <w:r w:rsidRPr="000F0305">
        <w:t>,</w:t>
      </w:r>
    </w:p>
    <w:p w14:paraId="6281EE20" w14:textId="48FEDEC0" w:rsidR="000B6D61" w:rsidRPr="000F0305" w:rsidRDefault="000B6D61" w:rsidP="00492537">
      <w:pPr>
        <w:pStyle w:val="code"/>
      </w:pPr>
      <w:r w:rsidRPr="000F0305">
        <w:tab/>
      </w:r>
      <w:r w:rsidRPr="000F0305">
        <w:tab/>
        <w:t>“flavor”, TBD</w:t>
      </w:r>
      <w:r w:rsidR="00EE1CED" w:rsidRPr="000F0305">
        <w:t>,</w:t>
      </w:r>
    </w:p>
    <w:p w14:paraId="2D1B4584" w14:textId="656FC3EE" w:rsidR="000B6D61" w:rsidRPr="000F0305" w:rsidRDefault="000B6D61" w:rsidP="00492537">
      <w:pPr>
        <w:pStyle w:val="code"/>
      </w:pPr>
      <w:r w:rsidRPr="000F0305">
        <w:tab/>
      </w:r>
      <w:r w:rsidRPr="000F0305">
        <w:tab/>
        <w:t>“status”: TBD</w:t>
      </w:r>
      <w:r w:rsidR="00EE1CED" w:rsidRPr="000F0305">
        <w:t>,</w:t>
      </w:r>
    </w:p>
    <w:p w14:paraId="751A8716" w14:textId="77777777" w:rsidR="00492537" w:rsidRPr="000F0305" w:rsidRDefault="00492537" w:rsidP="00492537">
      <w:pPr>
        <w:pStyle w:val="code"/>
      </w:pPr>
      <w:r w:rsidRPr="000F0305">
        <w:t xml:space="preserve">      </w:t>
      </w:r>
      <w:r w:rsidRPr="000F0305">
        <w:tab/>
        <w:t>]</w:t>
      </w:r>
    </w:p>
    <w:p w14:paraId="15BD5A32" w14:textId="77777777" w:rsidR="00492537" w:rsidRDefault="00492537" w:rsidP="00492537">
      <w:pPr>
        <w:pStyle w:val="code"/>
        <w:ind w:firstLine="720"/>
      </w:pPr>
      <w:r w:rsidRPr="000F0305">
        <w:t>}</w:t>
      </w:r>
    </w:p>
    <w:p w14:paraId="0876D03F" w14:textId="77777777" w:rsidR="00492537" w:rsidRPr="00492537" w:rsidRDefault="00492537" w:rsidP="00492537"/>
    <w:p w14:paraId="67B45714" w14:textId="460F51F9" w:rsidR="00437518" w:rsidRDefault="00437518" w:rsidP="00437518">
      <w:pPr>
        <w:pStyle w:val="Heading4"/>
      </w:pPr>
      <w:r>
        <w:t>MicroService</w:t>
      </w:r>
    </w:p>
    <w:p w14:paraId="5997D187" w14:textId="77777777" w:rsidR="00492537" w:rsidRDefault="00492537" w:rsidP="03D2D718">
      <w:pPr>
        <w:rPr>
          <w:ins w:id="149" w:author="Gregor von Laszewski" w:date="2017-03-14T14:03:00Z"/>
        </w:rPr>
      </w:pPr>
      <w:ins w:id="150" w:author="Gregor von Laszewski" w:date="2017-03-07T13:32:00Z">
        <w:r w:rsidRPr="00386A7A">
          <w:rPr>
            <w:highlight w:val="yellow"/>
          </w:rPr>
          <w:t>TBD</w:t>
        </w:r>
      </w:ins>
    </w:p>
    <w:p w14:paraId="5EBA0AA0" w14:textId="7B5FC24E" w:rsidR="009C40CE" w:rsidRDefault="009C40CE" w:rsidP="00492537">
      <w:pPr>
        <w:rPr>
          <w:ins w:id="151" w:author="Gregor von Laszewski" w:date="2017-03-14T14:03:00Z"/>
        </w:rPr>
      </w:pPr>
    </w:p>
    <w:p w14:paraId="15FBE3D3" w14:textId="2D4B3EDE" w:rsidR="009C40CE" w:rsidRPr="001E306D" w:rsidRDefault="009C40CE" w:rsidP="00492537">
      <w:pPr>
        <w:rPr>
          <w:ins w:id="152" w:author="Gregor von Laszewski" w:date="2017-03-14T14:03:00Z"/>
          <w:highlight w:val="green"/>
        </w:rPr>
      </w:pPr>
      <w:ins w:id="153" w:author="Gregor von Laszewski" w:date="2017-03-14T14:03:00Z">
        <w:r w:rsidRPr="001E306D">
          <w:rPr>
            <w:highlight w:val="green"/>
          </w:rPr>
          <w:t>introduce registry we can register many things to it</w:t>
        </w:r>
      </w:ins>
    </w:p>
    <w:p w14:paraId="04B4F5ED" w14:textId="5038268D" w:rsidR="009C40CE" w:rsidRPr="001E306D" w:rsidRDefault="003558AB" w:rsidP="00492537">
      <w:pPr>
        <w:rPr>
          <w:ins w:id="154" w:author="Gregor von Laszewski" w:date="2017-03-14T14:04:00Z"/>
          <w:highlight w:val="green"/>
        </w:rPr>
      </w:pPr>
      <w:ins w:id="155" w:author="Gregor von Laszewski" w:date="2017-03-14T14:04:00Z">
        <w:r w:rsidRPr="001E306D">
          <w:rPr>
            <w:highlight w:val="green"/>
          </w:rPr>
          <w:t>latency</w:t>
        </w:r>
      </w:ins>
    </w:p>
    <w:p w14:paraId="0CE31520" w14:textId="5646319D" w:rsidR="00871CE4" w:rsidRPr="001E306D" w:rsidRDefault="00871CE4" w:rsidP="00492537">
      <w:pPr>
        <w:rPr>
          <w:ins w:id="156" w:author="Gregor von Laszewski" w:date="2017-03-14T14:05:00Z"/>
          <w:highlight w:val="green"/>
        </w:rPr>
      </w:pPr>
      <w:ins w:id="157" w:author="Gregor von Laszewski" w:date="2017-03-14T14:04:00Z">
        <w:r w:rsidRPr="001E306D">
          <w:rPr>
            <w:highlight w:val="green"/>
          </w:rPr>
          <w:t>provide example on how to use each of them, not just the object definition example</w:t>
        </w:r>
      </w:ins>
    </w:p>
    <w:p w14:paraId="3DE6B1F7" w14:textId="77777777" w:rsidR="00871CE4" w:rsidRPr="001E306D" w:rsidRDefault="00871CE4" w:rsidP="00492537">
      <w:pPr>
        <w:rPr>
          <w:ins w:id="158" w:author="Gregor von Laszewski" w:date="2017-03-14T14:05:00Z"/>
          <w:highlight w:val="green"/>
        </w:rPr>
      </w:pPr>
    </w:p>
    <w:p w14:paraId="050CE2BC" w14:textId="5B6D1FDE" w:rsidR="00871CE4" w:rsidRPr="001E306D" w:rsidRDefault="00871CE4" w:rsidP="00492537">
      <w:pPr>
        <w:rPr>
          <w:ins w:id="159" w:author="Gregor von Laszewski" w:date="2017-03-14T14:05:00Z"/>
          <w:highlight w:val="green"/>
        </w:rPr>
      </w:pPr>
      <w:ins w:id="160" w:author="Gregor von Laszewski" w:date="2017-03-14T14:05:00Z">
        <w:r w:rsidRPr="001E306D">
          <w:rPr>
            <w:highlight w:val="green"/>
          </w:rPr>
          <w:t>necessity of local direct attached storage.</w:t>
        </w:r>
      </w:ins>
    </w:p>
    <w:p w14:paraId="30F8FF76" w14:textId="6AFC6444" w:rsidR="00871CE4" w:rsidRPr="001E306D" w:rsidRDefault="00871CE4" w:rsidP="00492537">
      <w:pPr>
        <w:rPr>
          <w:ins w:id="161" w:author="Gregor von Laszewski" w:date="2017-03-14T14:05:00Z"/>
          <w:highlight w:val="green"/>
        </w:rPr>
      </w:pPr>
      <w:ins w:id="162" w:author="Gregor von Laszewski" w:date="2017-03-14T14:05:00Z">
        <w:r w:rsidRPr="001E306D">
          <w:rPr>
            <w:highlight w:val="green"/>
          </w:rPr>
          <w:t xml:space="preserve">Mimd model to storage </w:t>
        </w:r>
      </w:ins>
    </w:p>
    <w:p w14:paraId="456525F4" w14:textId="77777777" w:rsidR="009A6AB4" w:rsidRPr="001E306D" w:rsidRDefault="00871CE4" w:rsidP="00492537">
      <w:pPr>
        <w:rPr>
          <w:ins w:id="163" w:author="Gregor von Laszewski" w:date="2017-03-14T14:10:00Z"/>
          <w:highlight w:val="green"/>
        </w:rPr>
      </w:pPr>
      <w:ins w:id="164" w:author="Gregor von Laszewski" w:date="2017-03-14T14:05:00Z">
        <w:r w:rsidRPr="001E306D">
          <w:rPr>
            <w:highlight w:val="green"/>
          </w:rPr>
          <w:t>Kubernetis,</w:t>
        </w:r>
      </w:ins>
      <w:ins w:id="165" w:author="Gregor von Laszewski" w:date="2017-03-14T14:06:00Z">
        <w:r w:rsidRPr="001E306D">
          <w:rPr>
            <w:highlight w:val="green"/>
          </w:rPr>
          <w:t xml:space="preserve"> mesos can not spin up ? </w:t>
        </w:r>
      </w:ins>
    </w:p>
    <w:p w14:paraId="16EB5F74" w14:textId="54F9C298" w:rsidR="009A6AB4" w:rsidRPr="001E306D" w:rsidRDefault="009A6AB4" w:rsidP="00492537">
      <w:pPr>
        <w:rPr>
          <w:ins w:id="166" w:author="Gregor von Laszewski" w:date="2017-03-14T14:11:00Z"/>
          <w:highlight w:val="green"/>
        </w:rPr>
      </w:pPr>
      <w:ins w:id="167" w:author="Gregor von Laszewski" w:date="2017-03-14T14:10:00Z">
        <w:r w:rsidRPr="001E306D">
          <w:rPr>
            <w:highlight w:val="green"/>
          </w:rPr>
          <w:tab/>
          <w:t xml:space="preserve">Takes time to spin them up and coordinate them. While </w:t>
        </w:r>
      </w:ins>
      <w:ins w:id="168" w:author="Gregor von Laszewski" w:date="2017-03-14T14:11:00Z">
        <w:r w:rsidRPr="001E306D">
          <w:rPr>
            <w:highlight w:val="green"/>
          </w:rPr>
          <w:t>setting up environment takes more thsn using the microservice, so we must make sure that the micorservices are used sufficiently to offset spinup cost.</w:t>
        </w:r>
      </w:ins>
    </w:p>
    <w:p w14:paraId="60F93F2E" w14:textId="77777777" w:rsidR="009A6AB4" w:rsidRPr="001E306D" w:rsidRDefault="009A6AB4" w:rsidP="00492537">
      <w:pPr>
        <w:rPr>
          <w:ins w:id="169" w:author="Gregor von Laszewski" w:date="2017-03-14T14:10:00Z"/>
          <w:highlight w:val="green"/>
        </w:rPr>
      </w:pPr>
    </w:p>
    <w:p w14:paraId="023CA115" w14:textId="546DE4B2" w:rsidR="00871CE4" w:rsidRPr="001E306D" w:rsidRDefault="00871CE4" w:rsidP="00492537">
      <w:pPr>
        <w:rPr>
          <w:ins w:id="170" w:author="Gregor von Laszewski" w:date="2017-03-14T14:06:00Z"/>
          <w:highlight w:val="green"/>
        </w:rPr>
      </w:pPr>
      <w:ins w:id="171" w:author="Gregor von Laszewski" w:date="2017-03-14T14:06:00Z">
        <w:r w:rsidRPr="001E306D">
          <w:rPr>
            <w:highlight w:val="green"/>
          </w:rPr>
          <w:t>limitation of resource capacity such as networking.</w:t>
        </w:r>
      </w:ins>
    </w:p>
    <w:p w14:paraId="2B71863F" w14:textId="77777777" w:rsidR="00871CE4" w:rsidRPr="001E306D" w:rsidRDefault="00871CE4" w:rsidP="00492537">
      <w:pPr>
        <w:rPr>
          <w:ins w:id="172" w:author="Gregor von Laszewski" w:date="2017-03-14T14:06:00Z"/>
          <w:highlight w:val="green"/>
        </w:rPr>
      </w:pPr>
    </w:p>
    <w:p w14:paraId="55FC7443" w14:textId="1B4BE31D" w:rsidR="00871CE4" w:rsidRDefault="00871CE4" w:rsidP="03D2D718">
      <w:pPr>
        <w:rPr>
          <w:ins w:id="173" w:author="Gregor von Laszewski" w:date="2017-03-14T14:03:00Z"/>
        </w:rPr>
      </w:pPr>
      <w:ins w:id="174" w:author="Gregor von Laszewski" w:date="2017-03-14T14:06:00Z">
        <w:r w:rsidRPr="001E306D">
          <w:rPr>
            <w:highlight w:val="green"/>
          </w:rPr>
          <w:t xml:space="preserve">Benchmarking to find out thing about service level agreement to access the </w:t>
        </w:r>
      </w:ins>
    </w:p>
    <w:p w14:paraId="432DA51A" w14:textId="77777777" w:rsidR="009C40CE" w:rsidRPr="00386A7A" w:rsidRDefault="009C40CE" w:rsidP="00492537">
      <w:pPr>
        <w:rPr>
          <w:ins w:id="175" w:author="Gregor von Laszewski" w:date="2017-03-07T13:32:00Z"/>
        </w:rPr>
      </w:pPr>
    </w:p>
    <w:p w14:paraId="304E03AE" w14:textId="56F910F4" w:rsidR="00492537" w:rsidRPr="00492537" w:rsidRDefault="00492537" w:rsidP="00492537">
      <w:pPr>
        <w:pStyle w:val="code"/>
        <w:ind w:firstLine="720"/>
        <w:rPr>
          <w:ins w:id="176" w:author="Gregor von Laszewski" w:date="2017-03-07T13:32:00Z"/>
          <w:highlight w:val="yellow"/>
        </w:rPr>
      </w:pPr>
      <w:ins w:id="177" w:author="Gregor von Laszewski" w:date="2017-03-07T13:32:00Z">
        <w:r>
          <w:rPr>
            <w:highlight w:val="yellow"/>
          </w:rPr>
          <w:t>“microservice</w:t>
        </w:r>
        <w:r w:rsidRPr="00492537">
          <w:rPr>
            <w:highlight w:val="yellow"/>
          </w:rPr>
          <w:t>” :{</w:t>
        </w:r>
      </w:ins>
    </w:p>
    <w:p w14:paraId="3BF009AC" w14:textId="239A004C" w:rsidR="00492537" w:rsidRPr="00492537" w:rsidRDefault="00492537" w:rsidP="00492537">
      <w:pPr>
        <w:pStyle w:val="code"/>
        <w:rPr>
          <w:ins w:id="178" w:author="Gregor von Laszewski" w:date="2017-03-07T13:32:00Z"/>
          <w:highlight w:val="yellow"/>
        </w:rPr>
      </w:pPr>
      <w:ins w:id="179" w:author="Gregor von Laszewski" w:date="2017-03-07T13:32:00Z">
        <w:r w:rsidRPr="00492537">
          <w:rPr>
            <w:highlight w:val="yellow"/>
          </w:rPr>
          <w:tab/>
        </w:r>
        <w:r w:rsidRPr="00492537">
          <w:rPr>
            <w:highlight w:val="yellow"/>
          </w:rPr>
          <w:tab/>
          <w:t>“name”: “</w:t>
        </w:r>
      </w:ins>
      <w:ins w:id="180" w:author="Gregor von Laszewski" w:date="2017-03-14T12:02:00Z">
        <w:r w:rsidR="002A2DFC">
          <w:rPr>
            <w:highlight w:val="yellow"/>
          </w:rPr>
          <w:t>ms1</w:t>
        </w:r>
      </w:ins>
      <w:ins w:id="181" w:author="Gregor von Laszewski" w:date="2017-03-07T13:32:00Z">
        <w:r w:rsidRPr="00492537">
          <w:rPr>
            <w:highlight w:val="yellow"/>
          </w:rPr>
          <w:t>”,</w:t>
        </w:r>
      </w:ins>
    </w:p>
    <w:p w14:paraId="02AFCEB3" w14:textId="15F7A142" w:rsidR="00492537" w:rsidRDefault="00492537" w:rsidP="00492537">
      <w:pPr>
        <w:pStyle w:val="code"/>
        <w:rPr>
          <w:ins w:id="182" w:author="Gregor von Laszewski" w:date="2017-03-14T14:12:00Z"/>
          <w:highlight w:val="yellow"/>
        </w:rPr>
      </w:pPr>
      <w:ins w:id="183" w:author="Gregor von Laszewski" w:date="2017-03-07T13:32:00Z">
        <w:r w:rsidRPr="00492537">
          <w:rPr>
            <w:highlight w:val="yellow"/>
          </w:rPr>
          <w:tab/>
        </w:r>
        <w:r w:rsidR="00383E36">
          <w:rPr>
            <w:highlight w:val="yellow"/>
          </w:rPr>
          <w:tab/>
          <w:t xml:space="preserve">“endpoint”: </w:t>
        </w:r>
      </w:ins>
      <w:ins w:id="184" w:author="Gregor von Laszewski" w:date="2017-03-14T14:12:00Z">
        <w:r w:rsidR="009A6AB4">
          <w:fldChar w:fldCharType="begin"/>
        </w:r>
        <w:r w:rsidR="009A6AB4">
          <w:rPr>
            <w:highlight w:val="yellow"/>
          </w:rPr>
          <w:instrText xml:space="preserve"> HYPERLINK "</w:instrText>
        </w:r>
      </w:ins>
      <w:ins w:id="185" w:author="Gregor von Laszewski" w:date="2017-03-07T13:32:00Z">
        <w:r w:rsidR="009A6AB4">
          <w:rPr>
            <w:highlight w:val="yellow"/>
          </w:rPr>
          <w:instrText>http://.../</w:instrText>
        </w:r>
      </w:ins>
      <w:ins w:id="186" w:author="Gregor von Laszewski" w:date="2017-03-07T13:36:00Z">
        <w:r w:rsidR="009A6AB4">
          <w:rPr>
            <w:highlight w:val="yellow"/>
          </w:rPr>
          <w:instrText>ms</w:instrText>
        </w:r>
      </w:ins>
      <w:ins w:id="187" w:author="Gregor von Laszewski" w:date="2017-03-07T13:32:00Z">
        <w:r w:rsidR="009A6AB4" w:rsidRPr="00492537">
          <w:rPr>
            <w:highlight w:val="yellow"/>
          </w:rPr>
          <w:instrText>/</w:instrText>
        </w:r>
      </w:ins>
      <w:ins w:id="188" w:author="Gregor von Laszewski" w:date="2017-03-14T14:12:00Z">
        <w:r w:rsidR="009A6AB4">
          <w:rPr>
            <w:highlight w:val="yellow"/>
          </w:rPr>
          <w:instrText xml:space="preserve">" </w:instrText>
        </w:r>
        <w:r w:rsidR="009A6AB4">
          <w:rPr>
            <w:highlight w:val="yellow"/>
          </w:rPr>
          <w:fldChar w:fldCharType="separate"/>
        </w:r>
      </w:ins>
      <w:ins w:id="189" w:author="Gregor von Laszewski" w:date="2017-03-07T13:32:00Z">
        <w:r w:rsidR="009A6AB4" w:rsidRPr="00ED06DF">
          <w:rPr>
            <w:rStyle w:val="Hyperlink"/>
            <w:highlight w:val="yellow"/>
          </w:rPr>
          <w:t>http://.../</w:t>
        </w:r>
      </w:ins>
      <w:ins w:id="190" w:author="Gregor von Laszewski" w:date="2017-03-07T13:36:00Z">
        <w:r w:rsidR="009A6AB4" w:rsidRPr="00ED06DF">
          <w:rPr>
            <w:rStyle w:val="Hyperlink"/>
            <w:highlight w:val="yellow"/>
          </w:rPr>
          <w:t>ms</w:t>
        </w:r>
      </w:ins>
      <w:ins w:id="191" w:author="Gregor von Laszewski" w:date="2017-03-07T13:32:00Z">
        <w:r w:rsidR="009A6AB4" w:rsidRPr="00ED06DF">
          <w:rPr>
            <w:rStyle w:val="Hyperlink"/>
            <w:highlight w:val="yellow"/>
          </w:rPr>
          <w:t>/</w:t>
        </w:r>
      </w:ins>
      <w:ins w:id="192" w:author="Gregor von Laszewski" w:date="2017-03-14T14:12:00Z">
        <w:r w:rsidR="009A6AB4">
          <w:rPr>
            <w:highlight w:val="yellow"/>
          </w:rPr>
          <w:fldChar w:fldCharType="end"/>
        </w:r>
      </w:ins>
      <w:ins w:id="193" w:author="Gregor von Laszewski" w:date="2017-04-11T15:44:00Z">
        <w:r w:rsidR="03D2D718" w:rsidRPr="03D2D718">
          <w:rPr>
            <w:rStyle w:val="Hyperlink"/>
            <w:highlight w:val="yellow"/>
          </w:rPr>
          <w:t>http://.../ms/</w:t>
        </w:r>
      </w:ins>
    </w:p>
    <w:p w14:paraId="0CAB16DE" w14:textId="6B15D5A7" w:rsidR="009A6AB4" w:rsidRPr="00492537" w:rsidRDefault="009A6AB4" w:rsidP="00492537">
      <w:pPr>
        <w:pStyle w:val="code"/>
        <w:rPr>
          <w:ins w:id="194" w:author="Gregor von Laszewski" w:date="2017-03-07T13:32:00Z"/>
          <w:highlight w:val="yellow"/>
        </w:rPr>
      </w:pPr>
      <w:ins w:id="195" w:author="Gregor von Laszewski" w:date="2017-03-14T14:12:00Z">
        <w:r>
          <w:rPr>
            <w:highlight w:val="yellow"/>
          </w:rPr>
          <w:t xml:space="preserve">            “function”: microservice spec</w:t>
        </w:r>
      </w:ins>
    </w:p>
    <w:p w14:paraId="2D9959E2" w14:textId="77777777" w:rsidR="00492537" w:rsidRPr="00492537" w:rsidRDefault="00492537" w:rsidP="00492537">
      <w:pPr>
        <w:pStyle w:val="code"/>
        <w:rPr>
          <w:ins w:id="196" w:author="Gregor von Laszewski" w:date="2017-03-07T13:32:00Z"/>
          <w:highlight w:val="yellow"/>
        </w:rPr>
      </w:pPr>
      <w:ins w:id="197" w:author="Gregor von Laszewski" w:date="2017-03-07T13:32:00Z">
        <w:r w:rsidRPr="00492537">
          <w:rPr>
            <w:highlight w:val="yellow"/>
          </w:rPr>
          <w:t xml:space="preserve">      </w:t>
        </w:r>
        <w:r w:rsidRPr="00492537">
          <w:rPr>
            <w:highlight w:val="yellow"/>
          </w:rPr>
          <w:tab/>
          <w:t>]</w:t>
        </w:r>
      </w:ins>
    </w:p>
    <w:p w14:paraId="6F19F710" w14:textId="77777777" w:rsidR="00492537" w:rsidRDefault="00492537" w:rsidP="03D2D718">
      <w:pPr>
        <w:pStyle w:val="code"/>
        <w:ind w:firstLine="720"/>
        <w:rPr>
          <w:ins w:id="198" w:author="Gregor von Laszewski" w:date="2017-03-07T13:32:00Z"/>
        </w:rPr>
      </w:pPr>
      <w:ins w:id="199" w:author="Gregor von Laszewski" w:date="2017-03-07T13:32:00Z">
        <w:r w:rsidRPr="00492537">
          <w:rPr>
            <w:highlight w:val="yellow"/>
          </w:rPr>
          <w:t>}</w:t>
        </w:r>
      </w:ins>
    </w:p>
    <w:p w14:paraId="5D83BE45" w14:textId="77777777" w:rsidR="00492537" w:rsidRPr="00492537" w:rsidRDefault="00492537" w:rsidP="00492537"/>
    <w:p w14:paraId="5781774E" w14:textId="1CCAD7AF" w:rsidR="00437518" w:rsidRDefault="00437518" w:rsidP="00437518">
      <w:pPr>
        <w:pStyle w:val="Heading4"/>
        <w:rPr>
          <w:ins w:id="200" w:author="Gregor von Laszewski" w:date="2017-03-07T13:32:00Z"/>
        </w:rPr>
      </w:pPr>
      <w:r>
        <w:t>Container</w:t>
      </w:r>
    </w:p>
    <w:p w14:paraId="2DD2D4EC" w14:textId="77777777" w:rsidR="000B6D61" w:rsidRPr="00386A7A" w:rsidRDefault="000B6D61" w:rsidP="03D2D718">
      <w:pPr>
        <w:rPr>
          <w:ins w:id="201" w:author="Gregor von Laszewski" w:date="2017-03-07T13:32:00Z"/>
        </w:rPr>
      </w:pPr>
      <w:ins w:id="202" w:author="Gregor von Laszewski" w:date="2017-03-07T13:32:00Z">
        <w:r w:rsidRPr="00386A7A">
          <w:rPr>
            <w:highlight w:val="yellow"/>
          </w:rPr>
          <w:t>TBD</w:t>
        </w:r>
      </w:ins>
    </w:p>
    <w:p w14:paraId="0C3F397B" w14:textId="7DE9D83F" w:rsidR="000B6D61" w:rsidRPr="00492537" w:rsidRDefault="000B6D61" w:rsidP="000B6D61">
      <w:pPr>
        <w:pStyle w:val="code"/>
        <w:ind w:firstLine="720"/>
        <w:rPr>
          <w:ins w:id="203" w:author="Gregor von Laszewski" w:date="2017-03-07T13:32:00Z"/>
          <w:highlight w:val="yellow"/>
        </w:rPr>
      </w:pPr>
      <w:ins w:id="204" w:author="Gregor von Laszewski" w:date="2017-03-07T13:32:00Z">
        <w:r>
          <w:rPr>
            <w:highlight w:val="yellow"/>
          </w:rPr>
          <w:t>“container</w:t>
        </w:r>
        <w:r w:rsidRPr="00492537">
          <w:rPr>
            <w:highlight w:val="yellow"/>
          </w:rPr>
          <w:t>” :{</w:t>
        </w:r>
      </w:ins>
    </w:p>
    <w:p w14:paraId="708CCBB1" w14:textId="3E5436C0" w:rsidR="000B6D61" w:rsidRPr="00492537" w:rsidRDefault="000B6D61" w:rsidP="000B6D61">
      <w:pPr>
        <w:pStyle w:val="code"/>
        <w:rPr>
          <w:ins w:id="205" w:author="Gregor von Laszewski" w:date="2017-03-07T13:32:00Z"/>
          <w:highlight w:val="yellow"/>
        </w:rPr>
      </w:pPr>
      <w:ins w:id="206" w:author="Gregor von Laszewski" w:date="2017-03-07T13:32:00Z">
        <w:r w:rsidRPr="00492537">
          <w:rPr>
            <w:highlight w:val="yellow"/>
          </w:rPr>
          <w:tab/>
        </w:r>
        <w:r w:rsidRPr="00492537">
          <w:rPr>
            <w:highlight w:val="yellow"/>
          </w:rPr>
          <w:tab/>
          <w:t>“name”: “</w:t>
        </w:r>
      </w:ins>
      <w:ins w:id="207" w:author="Gregor von Laszewski" w:date="2017-03-14T12:02:00Z">
        <w:r w:rsidR="002A2DFC">
          <w:rPr>
            <w:highlight w:val="yellow"/>
          </w:rPr>
          <w:t>container1</w:t>
        </w:r>
      </w:ins>
      <w:ins w:id="208" w:author="Gregor von Laszewski" w:date="2017-03-07T13:32:00Z">
        <w:r w:rsidRPr="00492537">
          <w:rPr>
            <w:highlight w:val="yellow"/>
          </w:rPr>
          <w:t>”,</w:t>
        </w:r>
      </w:ins>
    </w:p>
    <w:p w14:paraId="646F455A" w14:textId="7C8761C0" w:rsidR="000B6D61" w:rsidRPr="00492537" w:rsidRDefault="000B6D61" w:rsidP="000B6D61">
      <w:pPr>
        <w:pStyle w:val="code"/>
        <w:rPr>
          <w:ins w:id="209" w:author="Gregor von Laszewski" w:date="2017-03-07T13:32:00Z"/>
          <w:highlight w:val="yellow"/>
        </w:rPr>
      </w:pPr>
      <w:ins w:id="210" w:author="Gregor von Laszewski" w:date="2017-03-07T13:32:00Z">
        <w:r w:rsidRPr="00492537">
          <w:rPr>
            <w:highlight w:val="yellow"/>
          </w:rPr>
          <w:tab/>
        </w:r>
        <w:r w:rsidRPr="00492537">
          <w:rPr>
            <w:highlight w:val="yellow"/>
          </w:rPr>
          <w:tab/>
          <w:t>“endpoint”: “http://.../</w:t>
        </w:r>
        <w:r w:rsidR="00383E36">
          <w:rPr>
            <w:highlight w:val="yellow"/>
          </w:rPr>
          <w:t>c</w:t>
        </w:r>
      </w:ins>
      <w:ins w:id="211" w:author="Gregor von Laszewski" w:date="2017-03-07T13:36:00Z">
        <w:r w:rsidR="00383E36">
          <w:rPr>
            <w:highlight w:val="yellow"/>
          </w:rPr>
          <w:t>ontainer</w:t>
        </w:r>
      </w:ins>
      <w:ins w:id="212" w:author="Gregor von Laszewski" w:date="2017-03-07T13:32:00Z">
        <w:r w:rsidRPr="00492537">
          <w:rPr>
            <w:highlight w:val="yellow"/>
          </w:rPr>
          <w:t>/</w:t>
        </w:r>
      </w:ins>
      <w:ins w:id="213" w:author="Gregor von Laszewski" w:date="2017-03-07T13:34:00Z">
        <w:r>
          <w:rPr>
            <w:highlight w:val="yellow"/>
          </w:rPr>
          <w:t>”</w:t>
        </w:r>
      </w:ins>
    </w:p>
    <w:p w14:paraId="1BC477DF" w14:textId="77777777" w:rsidR="000B6D61" w:rsidRPr="00492537" w:rsidRDefault="000B6D61" w:rsidP="000B6D61">
      <w:pPr>
        <w:pStyle w:val="code"/>
        <w:rPr>
          <w:ins w:id="214" w:author="Gregor von Laszewski" w:date="2017-03-07T13:32:00Z"/>
          <w:highlight w:val="yellow"/>
        </w:rPr>
      </w:pPr>
      <w:ins w:id="215" w:author="Gregor von Laszewski" w:date="2017-03-07T13:32:00Z">
        <w:r w:rsidRPr="00492537">
          <w:rPr>
            <w:highlight w:val="yellow"/>
          </w:rPr>
          <w:t xml:space="preserve">      </w:t>
        </w:r>
        <w:r w:rsidRPr="00492537">
          <w:rPr>
            <w:highlight w:val="yellow"/>
          </w:rPr>
          <w:tab/>
          <w:t>]</w:t>
        </w:r>
      </w:ins>
    </w:p>
    <w:p w14:paraId="5B37683F" w14:textId="77777777" w:rsidR="000B6D61" w:rsidRDefault="000B6D61" w:rsidP="03D2D718">
      <w:pPr>
        <w:pStyle w:val="code"/>
        <w:ind w:firstLine="720"/>
        <w:rPr>
          <w:ins w:id="216" w:author="Gregor von Laszewski" w:date="2017-03-07T13:32:00Z"/>
        </w:rPr>
      </w:pPr>
      <w:ins w:id="217" w:author="Gregor von Laszewski" w:date="2017-03-07T13:32:00Z">
        <w:r w:rsidRPr="00492537">
          <w:rPr>
            <w:highlight w:val="yellow"/>
          </w:rPr>
          <w:t>}</w:t>
        </w:r>
      </w:ins>
    </w:p>
    <w:p w14:paraId="13A51C2B" w14:textId="77777777" w:rsidR="000B6D61" w:rsidRPr="000B6D61" w:rsidRDefault="000B6D61" w:rsidP="000B6D61"/>
    <w:p w14:paraId="35F3FBB7" w14:textId="77777777" w:rsidR="00DA4F7D" w:rsidRDefault="00437518" w:rsidP="00437518">
      <w:pPr>
        <w:pStyle w:val="Heading4"/>
      </w:pPr>
      <w:r>
        <w:t>Virtual Cluster</w:t>
      </w:r>
    </w:p>
    <w:p w14:paraId="518EA6D2" w14:textId="14EC1A60" w:rsidR="00DA4F7D" w:rsidRDefault="00DA4F7D" w:rsidP="00DA4F7D">
      <w:r>
        <w:t>A virtual cluster</w:t>
      </w:r>
      <w:r w:rsidR="005942CC">
        <w:t xml:space="preserve"> is an agglomeration of virtual compute nodes that constitute the cluster. Nodes can be </w:t>
      </w:r>
      <w:r w:rsidR="00480D8A">
        <w:t>assembled</w:t>
      </w:r>
      <w:r w:rsidR="005942CC">
        <w:t xml:space="preserve"> to be baremetal, virtual machines, and containers</w:t>
      </w:r>
    </w:p>
    <w:p w14:paraId="6CA130E0" w14:textId="5E363CE7" w:rsidR="00682898" w:rsidRDefault="00682898" w:rsidP="00DA4F7D"/>
    <w:p w14:paraId="72D76268" w14:textId="2AE1CEA3" w:rsidR="009D62F6" w:rsidRPr="00A61E25" w:rsidRDefault="009D62F6" w:rsidP="009D62F6">
      <w:pPr>
        <w:pStyle w:val="code"/>
        <w:ind w:firstLine="720"/>
      </w:pPr>
      <w:r w:rsidRPr="00A61E25">
        <w:t>“virtual</w:t>
      </w:r>
      <w:r w:rsidR="00A61E25" w:rsidRPr="00A61E25">
        <w:t>_</w:t>
      </w:r>
      <w:r w:rsidR="00DA4F7D" w:rsidRPr="00A61E25">
        <w:t>cluster</w:t>
      </w:r>
      <w:r w:rsidRPr="00A61E25">
        <w:t>” :{</w:t>
      </w:r>
    </w:p>
    <w:p w14:paraId="4BE72A70" w14:textId="77777777" w:rsidR="009D62F6" w:rsidRPr="00A61E25" w:rsidRDefault="009D62F6" w:rsidP="009D62F6">
      <w:pPr>
        <w:pStyle w:val="code"/>
      </w:pPr>
      <w:r w:rsidRPr="00A61E25">
        <w:tab/>
      </w:r>
      <w:r w:rsidRPr="00A61E25">
        <w:tab/>
        <w:t>“name”: “data”,</w:t>
      </w:r>
    </w:p>
    <w:p w14:paraId="1BFCD178" w14:textId="25F9D0AD" w:rsidR="009D62F6" w:rsidRPr="00A61E25" w:rsidRDefault="009D62F6" w:rsidP="009D62F6">
      <w:pPr>
        <w:pStyle w:val="code"/>
      </w:pPr>
      <w:r w:rsidRPr="00A61E25">
        <w:tab/>
      </w:r>
      <w:r w:rsidRPr="00A61E25">
        <w:tab/>
        <w:t>“endpoint”: “http://.../cluster/</w:t>
      </w:r>
      <w:r w:rsidR="000B6D61" w:rsidRPr="00A61E25">
        <w:t>”</w:t>
      </w:r>
    </w:p>
    <w:p w14:paraId="4CFC9939" w14:textId="38C24C88" w:rsidR="009D62F6" w:rsidRPr="00A61E25" w:rsidRDefault="0061094D" w:rsidP="009D62F6">
      <w:pPr>
        <w:pStyle w:val="code"/>
      </w:pPr>
      <w:r w:rsidRPr="00A61E25">
        <w:t xml:space="preserve">      </w:t>
      </w:r>
      <w:r w:rsidRPr="00A61E25">
        <w:tab/>
        <w:t>“nodes”: [virtual_</w:t>
      </w:r>
      <w:ins w:id="218" w:author="Gregor von Laszewski" w:date="2017-03-14T13:57:00Z">
        <w:r w:rsidR="00480D8A">
          <w:t>compute_</w:t>
        </w:r>
      </w:ins>
      <w:r w:rsidRPr="00A61E25">
        <w:t>node</w:t>
      </w:r>
      <w:del w:id="219" w:author="Gregor von Laszewski" w:date="2017-03-14T13:57:00Z">
        <w:r w:rsidRPr="00A61E25" w:rsidDel="00480D8A">
          <w:delText>s</w:delText>
        </w:r>
      </w:del>
      <w:r w:rsidRPr="00A61E25">
        <w:t>]</w:t>
      </w:r>
    </w:p>
    <w:p w14:paraId="3FC54203" w14:textId="3F8FF31E" w:rsidR="002A2DFC" w:rsidRPr="009D62F6" w:rsidRDefault="009D62F6" w:rsidP="002A2DFC">
      <w:pPr>
        <w:pStyle w:val="code"/>
      </w:pPr>
      <w:r w:rsidRPr="00A61E25">
        <w:t>}</w:t>
      </w:r>
    </w:p>
    <w:p w14:paraId="41055E27" w14:textId="77777777" w:rsidR="00E613A5" w:rsidRDefault="00E613A5" w:rsidP="00E613A5"/>
    <w:p w14:paraId="46A7820E" w14:textId="727118C4" w:rsidR="005942CC" w:rsidRDefault="0061094D" w:rsidP="00E613A5">
      <w:r>
        <w:t>A virtual cluster contains a number of virtual compute nodes.</w:t>
      </w:r>
    </w:p>
    <w:p w14:paraId="068D28DE" w14:textId="77777777" w:rsidR="005942CC" w:rsidRDefault="005942CC" w:rsidP="00E613A5"/>
    <w:p w14:paraId="1441177D" w14:textId="33C10201" w:rsidR="005942CC" w:rsidRPr="00A61E25" w:rsidRDefault="005942CC" w:rsidP="005942CC">
      <w:pPr>
        <w:pStyle w:val="code"/>
        <w:ind w:firstLine="720"/>
      </w:pPr>
      <w:r w:rsidRPr="00A61E25">
        <w:t>“virtual</w:t>
      </w:r>
      <w:r w:rsidR="00A61E25" w:rsidRPr="00A61E25">
        <w:t>_</w:t>
      </w:r>
      <w:r w:rsidRPr="00A61E25">
        <w:t>compute_node” :{</w:t>
      </w:r>
    </w:p>
    <w:p w14:paraId="202EC05F" w14:textId="77777777" w:rsidR="005942CC" w:rsidRPr="00A61E25" w:rsidRDefault="005942CC" w:rsidP="005942CC">
      <w:pPr>
        <w:pStyle w:val="code"/>
      </w:pPr>
      <w:r w:rsidRPr="00A61E25">
        <w:tab/>
      </w:r>
      <w:r w:rsidRPr="00A61E25">
        <w:tab/>
        <w:t>“name”: “data”,</w:t>
      </w:r>
    </w:p>
    <w:p w14:paraId="3C96CB90" w14:textId="77777777" w:rsidR="005942CC" w:rsidRPr="00A61E25" w:rsidDel="00480D8A" w:rsidRDefault="005942CC" w:rsidP="005942CC">
      <w:pPr>
        <w:pStyle w:val="code"/>
        <w:rPr>
          <w:del w:id="220" w:author="Gregor von Laszewski" w:date="2017-03-14T13:57:00Z"/>
        </w:rPr>
      </w:pPr>
      <w:r w:rsidRPr="00A61E25">
        <w:tab/>
      </w:r>
      <w:r w:rsidRPr="00A61E25">
        <w:tab/>
        <w:t>“endpoint”: “http://.../cluster/”</w:t>
      </w:r>
    </w:p>
    <w:p w14:paraId="000C1EFF" w14:textId="1C3F072F" w:rsidR="005942CC" w:rsidRPr="00A61E25" w:rsidRDefault="005942CC" w:rsidP="005942CC">
      <w:pPr>
        <w:pStyle w:val="code"/>
      </w:pPr>
      <w:del w:id="221" w:author="Gregor von Laszewski" w:date="2017-03-14T13:57:00Z">
        <w:r w:rsidRPr="00A61E25" w:rsidDel="00480D8A">
          <w:delText xml:space="preserve">      </w:delText>
        </w:r>
        <w:r w:rsidRPr="00A61E25" w:rsidDel="00480D8A">
          <w:tab/>
          <w:delText>“nodes”: [virtual_nodes]</w:delText>
        </w:r>
      </w:del>
    </w:p>
    <w:p w14:paraId="6C4315A6" w14:textId="23A705DF" w:rsidR="00E73B04" w:rsidRPr="00A61E25" w:rsidRDefault="00E73B04" w:rsidP="00E73B04">
      <w:pPr>
        <w:pStyle w:val="code"/>
      </w:pPr>
      <w:r w:rsidRPr="00A61E25">
        <w:tab/>
      </w:r>
      <w:r w:rsidRPr="00A61E25">
        <w:tab/>
        <w:t>“metadata”:{“experiment”:”exp-001”},</w:t>
      </w:r>
    </w:p>
    <w:p w14:paraId="64A2603D" w14:textId="77777777" w:rsidR="00E73B04" w:rsidRPr="00A61E25" w:rsidRDefault="00E73B04" w:rsidP="00E73B04">
      <w:pPr>
        <w:pStyle w:val="code"/>
      </w:pPr>
      <w:r w:rsidRPr="00A61E25">
        <w:tab/>
      </w:r>
      <w:r w:rsidRPr="00A61E25">
        <w:tab/>
        <w:t>“image”: “Ubuntu-16.04”,</w:t>
      </w:r>
    </w:p>
    <w:p w14:paraId="4452E365" w14:textId="1C2F5E8D" w:rsidR="00E73B04" w:rsidRPr="00A61E25" w:rsidRDefault="00E73B04" w:rsidP="00E73B04">
      <w:pPr>
        <w:pStyle w:val="code"/>
      </w:pPr>
      <w:r w:rsidRPr="00A61E25">
        <w:tab/>
      </w:r>
      <w:r w:rsidRPr="00A61E25">
        <w:tab/>
        <w:t xml:space="preserve">“ip”: </w:t>
      </w:r>
      <w:r w:rsidR="001F5503" w:rsidRPr="00A61E25">
        <w:t>[</w:t>
      </w:r>
      <w:r w:rsidRPr="00A61E25">
        <w:t>TBD</w:t>
      </w:r>
      <w:r w:rsidR="001F5503" w:rsidRPr="00A61E25">
        <w:t>]</w:t>
      </w:r>
      <w:r w:rsidRPr="00A61E25">
        <w:t>,</w:t>
      </w:r>
    </w:p>
    <w:p w14:paraId="3AEA6E5C" w14:textId="77777777" w:rsidR="00E73B04" w:rsidRPr="00A61E25" w:rsidRDefault="00E73B04" w:rsidP="00E73B04">
      <w:pPr>
        <w:pStyle w:val="code"/>
      </w:pPr>
      <w:r w:rsidRPr="00A61E25">
        <w:tab/>
      </w:r>
      <w:r w:rsidRPr="00A61E25">
        <w:tab/>
        <w:t>“flavor”, TBD,</w:t>
      </w:r>
    </w:p>
    <w:p w14:paraId="1180E28E" w14:textId="599903DE" w:rsidR="00E73B04" w:rsidRPr="00A61E25" w:rsidRDefault="00E73B04" w:rsidP="005942CC">
      <w:pPr>
        <w:pStyle w:val="code"/>
      </w:pPr>
      <w:r w:rsidRPr="00A61E25">
        <w:tab/>
      </w:r>
      <w:r w:rsidRPr="00A61E25">
        <w:tab/>
        <w:t>“status”: TBD,</w:t>
      </w:r>
    </w:p>
    <w:p w14:paraId="6C0DBB48" w14:textId="77777777" w:rsidR="005942CC" w:rsidRPr="009D62F6" w:rsidRDefault="005942CC" w:rsidP="005C1A64">
      <w:pPr>
        <w:pStyle w:val="code"/>
        <w:ind w:firstLine="720"/>
      </w:pPr>
      <w:r w:rsidRPr="00A61E25">
        <w:t>}</w:t>
      </w:r>
    </w:p>
    <w:p w14:paraId="03CE7CFB" w14:textId="779BD15A" w:rsidR="0061094D" w:rsidRDefault="0061094D" w:rsidP="00E613A5"/>
    <w:p w14:paraId="6AAB644D" w14:textId="77777777" w:rsidR="0061094D" w:rsidRPr="00E613A5" w:rsidRDefault="0061094D" w:rsidP="00E613A5"/>
    <w:p w14:paraId="11F01393" w14:textId="26927E60" w:rsidR="002A5A2A" w:rsidRDefault="002A5A2A" w:rsidP="002A5A2A">
      <w:pPr>
        <w:pStyle w:val="Heading3"/>
      </w:pPr>
      <w:bookmarkStart w:id="222" w:name="_Toc476656666"/>
      <w:r>
        <w:t>Big Data Framework Provider Interfaces</w:t>
      </w:r>
      <w:bookmarkEnd w:id="222"/>
    </w:p>
    <w:p w14:paraId="5ADC8A5E" w14:textId="77777777" w:rsidR="00F116CE" w:rsidRDefault="00F116CE" w:rsidP="00F116CE">
      <w:r w:rsidRPr="00E01F42">
        <w:rPr>
          <w:highlight w:val="yellow"/>
        </w:rPr>
        <w:t>&lt;Description&gt;</w:t>
      </w:r>
    </w:p>
    <w:p w14:paraId="1FC4C594" w14:textId="77777777" w:rsidR="00F116CE" w:rsidRPr="00F116CE" w:rsidRDefault="00F116CE" w:rsidP="00F116CE"/>
    <w:p w14:paraId="0B918BB9" w14:textId="1C8B88A4" w:rsidR="002A5A2A" w:rsidRDefault="002A5A2A" w:rsidP="002A5A2A">
      <w:pPr>
        <w:pStyle w:val="Heading3"/>
      </w:pPr>
      <w:bookmarkStart w:id="223" w:name="_Toc476656667"/>
      <w:r>
        <w:t>Monitoring and Communication I</w:t>
      </w:r>
      <w:r w:rsidR="00C60613">
        <w:t>n</w:t>
      </w:r>
      <w:r>
        <w:t>terfaces</w:t>
      </w:r>
      <w:bookmarkEnd w:id="223"/>
    </w:p>
    <w:p w14:paraId="34C3E81D" w14:textId="77777777" w:rsidR="00F116CE" w:rsidRDefault="00F116CE" w:rsidP="00F116CE">
      <w:r w:rsidRPr="00E01F42">
        <w:rPr>
          <w:highlight w:val="yellow"/>
        </w:rPr>
        <w:t>&lt;Description&gt;</w:t>
      </w:r>
    </w:p>
    <w:p w14:paraId="52C0427F" w14:textId="77777777" w:rsidR="00F116CE" w:rsidRPr="00F116CE" w:rsidRDefault="00F116CE" w:rsidP="00F116CE"/>
    <w:p w14:paraId="21CA4D58" w14:textId="6E42966B" w:rsidR="002A5A2A" w:rsidRPr="002A5A2A" w:rsidRDefault="002A5A2A" w:rsidP="002A5A2A">
      <w:pPr>
        <w:pStyle w:val="Heading3"/>
      </w:pPr>
      <w:bookmarkStart w:id="224" w:name="_Toc476656668"/>
      <w:r>
        <w:t>Resource Management Interfaces</w:t>
      </w:r>
      <w:bookmarkEnd w:id="224"/>
    </w:p>
    <w:p w14:paraId="0860F593" w14:textId="77777777" w:rsidR="00F116CE" w:rsidRDefault="00F116CE" w:rsidP="00F116CE">
      <w:r w:rsidRPr="00E01F42">
        <w:rPr>
          <w:highlight w:val="yellow"/>
        </w:rPr>
        <w:t>&lt;Description&gt;</w:t>
      </w:r>
    </w:p>
    <w:p w14:paraId="7D116D20" w14:textId="77777777" w:rsidR="000D0959" w:rsidRDefault="000D0959" w:rsidP="000D0959"/>
    <w:p w14:paraId="7581F4FF" w14:textId="1E91CF1C" w:rsidR="00F116CE" w:rsidRDefault="00F116CE" w:rsidP="00F116CE">
      <w:pPr>
        <w:pStyle w:val="Heading3"/>
      </w:pPr>
      <w:bookmarkStart w:id="225" w:name="_Toc476656669"/>
      <w:r>
        <w:t xml:space="preserve">Security and Privacy Fabric </w:t>
      </w:r>
      <w:r w:rsidR="00147057">
        <w:t>Interfaces</w:t>
      </w:r>
      <w:bookmarkEnd w:id="225"/>
      <w:r>
        <w:t xml:space="preserve"> </w:t>
      </w:r>
    </w:p>
    <w:p w14:paraId="15A0D90B" w14:textId="77777777" w:rsidR="00F116CE" w:rsidRDefault="00F116CE" w:rsidP="00F116CE">
      <w:r w:rsidRPr="00E01F42">
        <w:rPr>
          <w:highlight w:val="yellow"/>
        </w:rPr>
        <w:t>&lt;Description&gt;</w:t>
      </w:r>
    </w:p>
    <w:p w14:paraId="7DA4CEC8" w14:textId="77777777" w:rsidR="00147057" w:rsidRDefault="00147057" w:rsidP="00F116CE"/>
    <w:p w14:paraId="5BA3274C" w14:textId="77777777" w:rsidR="00147057" w:rsidRPr="004A6442" w:rsidRDefault="00147057" w:rsidP="00147057">
      <w:r w:rsidRPr="00E701C4">
        <w:t xml:space="preserve">The </w:t>
      </w:r>
      <w:r>
        <w:t xml:space="preserve">characteristics </w:t>
      </w:r>
      <w:r w:rsidRPr="00E701C4">
        <w:t xml:space="preserve">of </w:t>
      </w:r>
      <w:r>
        <w:t>Big Data</w:t>
      </w:r>
      <w:r w:rsidRPr="00E701C4">
        <w:t xml:space="preserve"> pose system management challenges on traditional management </w:t>
      </w:r>
      <w:r>
        <w:t>Big Data</w:t>
      </w:r>
      <w:r w:rsidRPr="004A6442">
        <w:t xml:space="preserve"> </w:t>
      </w:r>
      <w:r>
        <w:t xml:space="preserve">Life cycle </w:t>
      </w:r>
      <w:r w:rsidRPr="004A6442">
        <w:t>Management</w:t>
      </w:r>
    </w:p>
    <w:p w14:paraId="369DB7DB" w14:textId="77777777" w:rsidR="00147057" w:rsidRDefault="00147057" w:rsidP="00F116CE"/>
    <w:p w14:paraId="56B34A7E" w14:textId="5AC31919" w:rsidR="00F116CE" w:rsidRDefault="00F116CE" w:rsidP="00F116CE">
      <w:pPr>
        <w:pStyle w:val="Heading3"/>
      </w:pPr>
      <w:bookmarkStart w:id="226" w:name="_Toc476656670"/>
      <w:r>
        <w:t xml:space="preserve">System Management </w:t>
      </w:r>
      <w:r w:rsidR="00147057">
        <w:t>Interfaces</w:t>
      </w:r>
      <w:bookmarkEnd w:id="226"/>
      <w:r>
        <w:t xml:space="preserve"> </w:t>
      </w:r>
    </w:p>
    <w:p w14:paraId="373DB943" w14:textId="77777777" w:rsidR="00F116CE" w:rsidRDefault="00F116CE" w:rsidP="00F116CE">
      <w:r w:rsidRPr="00E01F42">
        <w:rPr>
          <w:highlight w:val="yellow"/>
        </w:rPr>
        <w:t>&lt;Description&gt;</w:t>
      </w:r>
    </w:p>
    <w:p w14:paraId="3A1856B9" w14:textId="001841C4" w:rsidR="00B1540B" w:rsidRPr="00DA79E8" w:rsidRDefault="001E714F" w:rsidP="00EB082C">
      <w:r w:rsidRPr="00E701C4">
        <w:t xml:space="preserve">The </w:t>
      </w:r>
      <w:r>
        <w:t xml:space="preserve">characteristics </w:t>
      </w:r>
      <w:r w:rsidRPr="00E701C4">
        <w:t xml:space="preserve">of </w:t>
      </w:r>
      <w:r>
        <w:t>Big Data</w:t>
      </w:r>
      <w:r w:rsidRPr="00E701C4">
        <w:t xml:space="preserve"> pose system management challenges on traditional management </w:t>
      </w:r>
      <w:r>
        <w:t>Big Data</w:t>
      </w:r>
      <w:r w:rsidRPr="004A6442">
        <w:t xml:space="preserve"> </w:t>
      </w:r>
      <w:r>
        <w:t xml:space="preserve">Life cycle </w:t>
      </w:r>
      <w:r w:rsidRPr="004A6442">
        <w:t>Management</w:t>
      </w:r>
      <w:bookmarkStart w:id="227" w:name="_Toc475441958"/>
      <w:bookmarkStart w:id="228" w:name="_Toc475449328"/>
      <w:bookmarkStart w:id="229" w:name="_Toc475449449"/>
      <w:bookmarkStart w:id="230" w:name="_Toc475968765"/>
      <w:bookmarkStart w:id="231" w:name="_Toc475972864"/>
      <w:bookmarkStart w:id="232" w:name="_Toc475972991"/>
      <w:bookmarkStart w:id="233" w:name="_Toc475973056"/>
      <w:bookmarkStart w:id="234" w:name="_Ref374309409"/>
      <w:bookmarkStart w:id="235" w:name="_Toc376786293"/>
      <w:bookmarkEnd w:id="99"/>
      <w:bookmarkEnd w:id="227"/>
      <w:bookmarkEnd w:id="228"/>
      <w:bookmarkEnd w:id="229"/>
      <w:bookmarkEnd w:id="230"/>
      <w:bookmarkEnd w:id="231"/>
      <w:bookmarkEnd w:id="232"/>
      <w:bookmarkEnd w:id="233"/>
    </w:p>
    <w:p w14:paraId="13590424" w14:textId="77777777" w:rsidR="006D6159" w:rsidRDefault="006D6159" w:rsidP="00490981">
      <w:bookmarkStart w:id="236" w:name="_Toc475972874"/>
      <w:bookmarkStart w:id="237" w:name="_Toc475973001"/>
      <w:bookmarkStart w:id="238" w:name="_Toc475973066"/>
      <w:bookmarkStart w:id="239" w:name="_Toc475972876"/>
      <w:bookmarkStart w:id="240" w:name="_Toc475973003"/>
      <w:bookmarkStart w:id="241" w:name="_Toc475973068"/>
      <w:bookmarkStart w:id="242" w:name="_Toc475972878"/>
      <w:bookmarkStart w:id="243" w:name="_Toc475973005"/>
      <w:bookmarkStart w:id="244" w:name="_Toc475973070"/>
      <w:bookmarkStart w:id="245" w:name="_Toc381342447"/>
      <w:bookmarkStart w:id="246" w:name="_Toc415608115"/>
      <w:bookmarkEnd w:id="236"/>
      <w:bookmarkEnd w:id="237"/>
      <w:bookmarkEnd w:id="238"/>
      <w:bookmarkEnd w:id="239"/>
      <w:bookmarkEnd w:id="240"/>
      <w:bookmarkEnd w:id="241"/>
      <w:bookmarkEnd w:id="242"/>
      <w:bookmarkEnd w:id="243"/>
      <w:bookmarkEnd w:id="244"/>
    </w:p>
    <w:p w14:paraId="5960052C" w14:textId="4CED9B48" w:rsidR="00612DC1" w:rsidRDefault="00AD57A1" w:rsidP="0059313C">
      <w:pPr>
        <w:pStyle w:val="Heading1"/>
        <w:rPr>
          <w:ins w:id="247" w:author="Gregor von Laszewski" w:date="2017-03-14T13:39:00Z"/>
        </w:rPr>
      </w:pPr>
      <w:bookmarkStart w:id="248" w:name="_Toc415608119"/>
      <w:bookmarkStart w:id="249" w:name="_Toc476656671"/>
      <w:bookmarkStart w:id="250" w:name="_Ref367302699"/>
      <w:bookmarkStart w:id="251" w:name="_Toc376786297"/>
      <w:bookmarkEnd w:id="234"/>
      <w:bookmarkEnd w:id="235"/>
      <w:bookmarkEnd w:id="245"/>
      <w:bookmarkEnd w:id="246"/>
      <w:r>
        <w:t>C</w:t>
      </w:r>
      <w:r w:rsidR="00612DC1">
        <w:t>onclusion</w:t>
      </w:r>
      <w:bookmarkEnd w:id="248"/>
      <w:bookmarkEnd w:id="249"/>
      <w:r w:rsidR="00B60579">
        <w:t xml:space="preserve"> </w:t>
      </w:r>
    </w:p>
    <w:p w14:paraId="59FA29FD" w14:textId="77777777" w:rsidR="008304F5" w:rsidRPr="008304F5" w:rsidRDefault="008304F5" w:rsidP="008304F5"/>
    <w:p w14:paraId="4E26FBC3" w14:textId="24FF4FA6" w:rsidR="000E3ABC" w:rsidRDefault="002740F4" w:rsidP="00715421">
      <w:r w:rsidRPr="00E01F42">
        <w:rPr>
          <w:highlight w:val="yellow"/>
        </w:rPr>
        <w:t>&lt;Description&gt;</w:t>
      </w:r>
      <w:bookmarkEnd w:id="250"/>
      <w:bookmarkEnd w:id="251"/>
    </w:p>
    <w:p w14:paraId="1329B8ED" w14:textId="23B814D3" w:rsidR="008304F5" w:rsidRDefault="008304F5" w:rsidP="03D2D718">
      <w:pPr>
        <w:pStyle w:val="Heading1"/>
        <w:rPr>
          <w:ins w:id="252" w:author="Gregor von Laszewski" w:date="2017-03-14T13:39:00Z"/>
        </w:rPr>
      </w:pPr>
      <w:bookmarkStart w:id="253" w:name="_Toc367796001"/>
      <w:bookmarkStart w:id="254" w:name="_Toc367797670"/>
      <w:bookmarkStart w:id="255" w:name="_Toc367803726"/>
      <w:bookmarkStart w:id="256" w:name="_Toc367825818"/>
      <w:bookmarkStart w:id="257" w:name="_Toc367894462"/>
      <w:bookmarkStart w:id="258" w:name="_Toc367895041"/>
      <w:bookmarkStart w:id="259" w:name="_Toc367897235"/>
      <w:bookmarkStart w:id="260" w:name="_Toc367963014"/>
      <w:bookmarkStart w:id="261" w:name="_Toc367963085"/>
      <w:bookmarkStart w:id="262" w:name="_Toc367963707"/>
      <w:bookmarkStart w:id="263" w:name="_Toc367966104"/>
      <w:bookmarkStart w:id="264" w:name="_Toc367967378"/>
      <w:bookmarkStart w:id="265" w:name="_Toc368092710"/>
      <w:bookmarkStart w:id="266" w:name="_Toc368217550"/>
      <w:bookmarkStart w:id="267" w:name="_Toc368248123"/>
      <w:bookmarkStart w:id="268" w:name="_Toc372890112"/>
      <w:bookmarkStart w:id="269" w:name="_Toc374309778"/>
      <w:bookmarkStart w:id="270" w:name="_Toc376786308"/>
      <w:bookmarkStart w:id="271" w:name="_Toc475973077"/>
      <w:bookmarkStart w:id="272" w:name="_Toc475973012"/>
      <w:bookmarkStart w:id="273" w:name="_Toc475972885"/>
      <w:bookmarkStart w:id="274" w:name="_Toc47665667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ins w:id="275" w:author="Gregor von Laszewski" w:date="2017-03-14T13:39:00Z">
        <w:r>
          <w:t>TMP for citations</w:t>
        </w:r>
      </w:ins>
    </w:p>
    <w:p w14:paraId="627F9FB7" w14:textId="77777777" w:rsidR="008304F5" w:rsidRPr="008304F5" w:rsidRDefault="008304F5" w:rsidP="008304F5">
      <w:pPr>
        <w:rPr>
          <w:ins w:id="276" w:author="Gregor von Laszewski" w:date="2017-03-14T13:39:00Z"/>
        </w:rPr>
      </w:pPr>
    </w:p>
    <w:sdt>
      <w:sdtPr>
        <w:rPr>
          <w:rFonts w:ascii="Times New Roman" w:eastAsia="Calibri" w:hAnsi="Times New Roman" w:cs="Times New Roman"/>
          <w:b w:val="0"/>
          <w:bCs w:val="0"/>
          <w:smallCaps w:val="0"/>
          <w:sz w:val="22"/>
          <w:szCs w:val="22"/>
        </w:rPr>
        <w:id w:val="1928838619"/>
        <w:docPartObj>
          <w:docPartGallery w:val="Bibliographies"/>
          <w:docPartUnique/>
        </w:docPartObj>
      </w:sdtPr>
      <w:sdtEndPr/>
      <w:sdtContent>
        <w:p w14:paraId="58FEE5DE" w14:textId="77777777" w:rsidR="00CE22A6" w:rsidRDefault="00CE22A6">
          <w:pPr>
            <w:pStyle w:val="Heading1"/>
          </w:pPr>
          <w:r>
            <w:t>Bibliography</w:t>
          </w:r>
          <w:bookmarkEnd w:id="274"/>
        </w:p>
        <w:sdt>
          <w:sdtPr>
            <w:id w:val="111145805"/>
            <w:bibliography/>
          </w:sdtPr>
          <w:sdtEndPr/>
          <w:sdtContent>
            <w:p w14:paraId="1AB07919" w14:textId="77777777" w:rsidR="00882987" w:rsidRDefault="00CE22A6">
              <w:pPr>
                <w:rPr>
                  <w:rFonts w:asciiTheme="minorHAnsi" w:eastAsiaTheme="minorHAnsi" w:hAnsiTheme="minorHAnsi" w:cstheme="minorBidi"/>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32"/>
                <w:gridCol w:w="9028"/>
              </w:tblGrid>
              <w:tr w:rsidR="00882987" w14:paraId="277EE32B" w14:textId="77777777">
                <w:trPr>
                  <w:divId w:val="1716848540"/>
                  <w:tblCellSpacing w:w="15" w:type="dxa"/>
                </w:trPr>
                <w:tc>
                  <w:tcPr>
                    <w:tcW w:w="50" w:type="pct"/>
                    <w:hideMark/>
                  </w:tcPr>
                  <w:p w14:paraId="6982E541" w14:textId="77777777" w:rsidR="00882987" w:rsidRDefault="00882987">
                    <w:pPr>
                      <w:pStyle w:val="Bibliography"/>
                      <w:rPr>
                        <w:noProof/>
                        <w:sz w:val="24"/>
                        <w:szCs w:val="24"/>
                      </w:rPr>
                    </w:pPr>
                    <w:r>
                      <w:rPr>
                        <w:noProof/>
                      </w:rPr>
                      <w:t xml:space="preserve">[1] </w:t>
                    </w:r>
                  </w:p>
                </w:tc>
                <w:tc>
                  <w:tcPr>
                    <w:tcW w:w="0" w:type="auto"/>
                    <w:hideMark/>
                  </w:tcPr>
                  <w:p w14:paraId="5DA1E945" w14:textId="77777777" w:rsidR="00882987" w:rsidRDefault="00882987" w:rsidP="00882987">
                    <w:pPr>
                      <w:pStyle w:val="Bibliography"/>
                      <w:jc w:val="left"/>
                      <w:rPr>
                        <w:noProof/>
                      </w:rPr>
                    </w:pPr>
                    <w:r>
                      <w:rPr>
                        <w:noProof/>
                      </w:rPr>
                      <w:t xml:space="preserve">F. Chang, J. Dean, Ghemawat, Sanjay, W. C. Hsieh, D. A. Wallach, M. Burrows, T. Chandra, A. Fikes and R. E. Gruber, "Bigtable: A distributed storage system for structured data," in </w:t>
                    </w:r>
                    <w:r>
                      <w:rPr>
                        <w:i/>
                        <w:iCs/>
                        <w:noProof/>
                      </w:rPr>
                      <w:lastRenderedPageBreak/>
                      <w:t>PROCEEDINGS OF THE 7TH CONFERENCE ON USENIX SYMPOSIUM ON OPERATING SYSTEMS DESIGN AND IMPLEMENTATION</w:t>
                    </w:r>
                    <w:r>
                      <w:rPr>
                        <w:noProof/>
                      </w:rPr>
                      <w:t xml:space="preserve">, 2006. </w:t>
                    </w:r>
                  </w:p>
                </w:tc>
              </w:tr>
              <w:tr w:rsidR="00882987" w14:paraId="28C01D06" w14:textId="77777777">
                <w:trPr>
                  <w:divId w:val="1716848540"/>
                  <w:tblCellSpacing w:w="15" w:type="dxa"/>
                </w:trPr>
                <w:tc>
                  <w:tcPr>
                    <w:tcW w:w="50" w:type="pct"/>
                    <w:hideMark/>
                  </w:tcPr>
                  <w:p w14:paraId="49DDC010" w14:textId="77777777" w:rsidR="00882987" w:rsidRDefault="00882987">
                    <w:pPr>
                      <w:pStyle w:val="Bibliography"/>
                      <w:rPr>
                        <w:noProof/>
                      </w:rPr>
                    </w:pPr>
                    <w:r>
                      <w:rPr>
                        <w:noProof/>
                      </w:rPr>
                      <w:lastRenderedPageBreak/>
                      <w:t xml:space="preserve">[2] </w:t>
                    </w:r>
                  </w:p>
                </w:tc>
                <w:tc>
                  <w:tcPr>
                    <w:tcW w:w="0" w:type="auto"/>
                    <w:hideMark/>
                  </w:tcPr>
                  <w:p w14:paraId="5B1DFEAD" w14:textId="77777777" w:rsidR="00882987" w:rsidRDefault="00882987" w:rsidP="00882987">
                    <w:pPr>
                      <w:pStyle w:val="Bibliography"/>
                      <w:jc w:val="left"/>
                      <w:rPr>
                        <w:noProof/>
                      </w:rPr>
                    </w:pPr>
                    <w:r>
                      <w:rPr>
                        <w:noProof/>
                      </w:rPr>
                      <w:t xml:space="preserve">B. Smith, T. Malyuta, W. S. Mandirck, C. Fu, K. Parent and M. Patel, "Horizontal Integration of Warfighter Intelligence Data," in </w:t>
                    </w:r>
                    <w:r>
                      <w:rPr>
                        <w:i/>
                        <w:iCs/>
                        <w:noProof/>
                      </w:rPr>
                      <w:t>Semantic Technology in Intelligence, Defense and Security (STIDS)</w:t>
                    </w:r>
                    <w:r>
                      <w:rPr>
                        <w:noProof/>
                      </w:rPr>
                      <w:t xml:space="preserve">, Fairfax, 2012. </w:t>
                    </w:r>
                  </w:p>
                </w:tc>
              </w:tr>
              <w:tr w:rsidR="00882987" w14:paraId="2FE34751" w14:textId="77777777">
                <w:trPr>
                  <w:divId w:val="1716848540"/>
                  <w:tblCellSpacing w:w="15" w:type="dxa"/>
                </w:trPr>
                <w:tc>
                  <w:tcPr>
                    <w:tcW w:w="50" w:type="pct"/>
                    <w:hideMark/>
                  </w:tcPr>
                  <w:p w14:paraId="6D26316A" w14:textId="77777777" w:rsidR="00882987" w:rsidRDefault="00882987">
                    <w:pPr>
                      <w:pStyle w:val="Bibliography"/>
                      <w:rPr>
                        <w:noProof/>
                      </w:rPr>
                    </w:pPr>
                    <w:r>
                      <w:rPr>
                        <w:noProof/>
                      </w:rPr>
                      <w:t xml:space="preserve">[3] </w:t>
                    </w:r>
                  </w:p>
                </w:tc>
                <w:tc>
                  <w:tcPr>
                    <w:tcW w:w="0" w:type="auto"/>
                    <w:hideMark/>
                  </w:tcPr>
                  <w:p w14:paraId="6D429F39" w14:textId="77777777" w:rsidR="00882987" w:rsidRDefault="00882987" w:rsidP="00882987">
                    <w:pPr>
                      <w:pStyle w:val="Bibliography"/>
                      <w:jc w:val="left"/>
                      <w:rPr>
                        <w:noProof/>
                      </w:rPr>
                    </w:pPr>
                    <w:r>
                      <w:rPr>
                        <w:noProof/>
                      </w:rPr>
                      <w:t xml:space="preserve">S. Yoakum-Stover and T. Malyuta, "Unified Data Integration for Situation Management," in </w:t>
                    </w:r>
                    <w:r>
                      <w:rPr>
                        <w:i/>
                        <w:iCs/>
                        <w:noProof/>
                      </w:rPr>
                      <w:t>Military Communications</w:t>
                    </w:r>
                    <w:r>
                      <w:rPr>
                        <w:noProof/>
                      </w:rPr>
                      <w:t xml:space="preserve">, 2008. </w:t>
                    </w:r>
                  </w:p>
                </w:tc>
              </w:tr>
              <w:tr w:rsidR="00882987" w14:paraId="4991A133" w14:textId="77777777">
                <w:trPr>
                  <w:divId w:val="1716848540"/>
                  <w:tblCellSpacing w:w="15" w:type="dxa"/>
                </w:trPr>
                <w:tc>
                  <w:tcPr>
                    <w:tcW w:w="50" w:type="pct"/>
                    <w:hideMark/>
                  </w:tcPr>
                  <w:p w14:paraId="3D33C0C6" w14:textId="77777777" w:rsidR="00882987" w:rsidRDefault="00882987">
                    <w:pPr>
                      <w:pStyle w:val="Bibliography"/>
                      <w:rPr>
                        <w:noProof/>
                      </w:rPr>
                    </w:pPr>
                    <w:r>
                      <w:rPr>
                        <w:noProof/>
                      </w:rPr>
                      <w:t xml:space="preserve">[4] </w:t>
                    </w:r>
                  </w:p>
                </w:tc>
                <w:tc>
                  <w:tcPr>
                    <w:tcW w:w="0" w:type="auto"/>
                    <w:hideMark/>
                  </w:tcPr>
                  <w:p w14:paraId="05773750" w14:textId="77777777" w:rsidR="00882987" w:rsidRDefault="00882987" w:rsidP="00882987">
                    <w:pPr>
                      <w:pStyle w:val="Bibliography"/>
                      <w:jc w:val="left"/>
                      <w:rPr>
                        <w:noProof/>
                      </w:rPr>
                    </w:pPr>
                    <w:r>
                      <w:rPr>
                        <w:noProof/>
                      </w:rPr>
                      <w:t>P. Colella, "Deﬁning software requirements for scientiﬁc computing. Slide of 2004 presentation included in David Patterson’s 2005 talk," 2004. [Online]. Available: http://www.lanl.gov/orgs/hpc/salishan/salishan2005/davidpatterson.pdf.</w:t>
                    </w:r>
                  </w:p>
                </w:tc>
              </w:tr>
              <w:tr w:rsidR="00882987" w14:paraId="27A42964" w14:textId="77777777">
                <w:trPr>
                  <w:divId w:val="1716848540"/>
                  <w:tblCellSpacing w:w="15" w:type="dxa"/>
                </w:trPr>
                <w:tc>
                  <w:tcPr>
                    <w:tcW w:w="50" w:type="pct"/>
                    <w:hideMark/>
                  </w:tcPr>
                  <w:p w14:paraId="72E1F0A6" w14:textId="77777777" w:rsidR="00882987" w:rsidRDefault="00882987">
                    <w:pPr>
                      <w:pStyle w:val="Bibliography"/>
                      <w:rPr>
                        <w:noProof/>
                      </w:rPr>
                    </w:pPr>
                    <w:r>
                      <w:rPr>
                        <w:noProof/>
                      </w:rPr>
                      <w:t xml:space="preserve">[5] </w:t>
                    </w:r>
                  </w:p>
                </w:tc>
                <w:tc>
                  <w:tcPr>
                    <w:tcW w:w="0" w:type="auto"/>
                    <w:hideMark/>
                  </w:tcPr>
                  <w:p w14:paraId="60DA0950" w14:textId="77777777" w:rsidR="00882987" w:rsidRDefault="00882987" w:rsidP="00882987">
                    <w:pPr>
                      <w:pStyle w:val="Bibliography"/>
                      <w:jc w:val="left"/>
                      <w:rPr>
                        <w:noProof/>
                      </w:rPr>
                    </w:pPr>
                    <w:r>
                      <w:rPr>
                        <w:noProof/>
                      </w:rPr>
                      <w:t>D. Patterson and K. Yelick, "Dwarf Mind," [Online]. Available: http://view.eecs.berkeley.edu/wiki/Dwarf_Mine.</w:t>
                    </w:r>
                  </w:p>
                </w:tc>
              </w:tr>
              <w:tr w:rsidR="00882987" w14:paraId="773BA39B" w14:textId="77777777">
                <w:trPr>
                  <w:divId w:val="1716848540"/>
                  <w:tblCellSpacing w:w="15" w:type="dxa"/>
                </w:trPr>
                <w:tc>
                  <w:tcPr>
                    <w:tcW w:w="50" w:type="pct"/>
                    <w:hideMark/>
                  </w:tcPr>
                  <w:p w14:paraId="5FD4A74F" w14:textId="77777777" w:rsidR="00882987" w:rsidRDefault="00882987">
                    <w:pPr>
                      <w:pStyle w:val="Bibliography"/>
                      <w:rPr>
                        <w:noProof/>
                      </w:rPr>
                    </w:pPr>
                    <w:r>
                      <w:rPr>
                        <w:noProof/>
                      </w:rPr>
                      <w:t xml:space="preserve">[6] </w:t>
                    </w:r>
                  </w:p>
                </w:tc>
                <w:tc>
                  <w:tcPr>
                    <w:tcW w:w="0" w:type="auto"/>
                    <w:hideMark/>
                  </w:tcPr>
                  <w:p w14:paraId="7C237490" w14:textId="77777777" w:rsidR="00882987" w:rsidRDefault="00882987" w:rsidP="00882987">
                    <w:pPr>
                      <w:pStyle w:val="Bibliography"/>
                      <w:jc w:val="left"/>
                      <w:rPr>
                        <w:noProof/>
                      </w:rPr>
                    </w:pPr>
                    <w:r>
                      <w:rPr>
                        <w:noProof/>
                      </w:rPr>
                      <w:t>Blog, The WHite HOuse Office of Science and Technology Policy, "Big Data is a Big Deal," Washington, 2014.</w:t>
                    </w:r>
                  </w:p>
                </w:tc>
              </w:tr>
            </w:tbl>
            <w:p w14:paraId="460075B5" w14:textId="77777777" w:rsidR="00882987" w:rsidRDefault="00882987">
              <w:pPr>
                <w:divId w:val="1716848540"/>
                <w:rPr>
                  <w:rFonts w:eastAsia="Times New Roman"/>
                  <w:noProof/>
                </w:rPr>
              </w:pPr>
            </w:p>
            <w:p w14:paraId="45C55B8D" w14:textId="1AB86F83" w:rsidR="00CE22A6" w:rsidDel="00952C24" w:rsidRDefault="00CE22A6">
              <w:pPr>
                <w:rPr>
                  <w:del w:id="277" w:author="Gregor von Laszewski" w:date="2017-03-14T13:38:00Z"/>
                </w:rPr>
              </w:pPr>
              <w:r>
                <w:rPr>
                  <w:b/>
                  <w:bCs/>
                  <w:noProof/>
                </w:rPr>
                <w:fldChar w:fldCharType="end"/>
              </w:r>
            </w:p>
          </w:sdtContent>
        </w:sdt>
      </w:sdtContent>
    </w:sdt>
    <w:p w14:paraId="584A68E5" w14:textId="3841D587" w:rsidR="00A25A47" w:rsidRDefault="00A25A47" w:rsidP="00CE22A6"/>
    <w:sectPr w:rsidR="00A25A47" w:rsidSect="008D16D7">
      <w:headerReference w:type="even" r:id="rId27"/>
      <w:footerReference w:type="default" r:id="rId28"/>
      <w:footnotePr>
        <w:numFmt w:val="lowerLetter"/>
      </w:footnotePr>
      <w:endnotePr>
        <w:numFmt w:val="decimal"/>
      </w:endnotePr>
      <w:pgSz w:w="12240" w:h="15840" w:code="1"/>
      <w:pgMar w:top="1440" w:right="1440" w:bottom="1440" w:left="1440" w:header="576" w:footer="576" w:gutter="0"/>
      <w:pgNumType w:start="1"/>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comment w:id="115" w:author="Gregor von Laszewski" w:date="2017-02-14T11:17:00Z" w:initials="GvL">
    <w:p w14:paraId="1E79413D" w14:textId="77777777" w:rsidR="00D75525" w:rsidRDefault="00D75525" w:rsidP="00EB091F">
      <w:pPr>
        <w:pStyle w:val="CommentText"/>
      </w:pPr>
      <w:r>
        <w:rPr>
          <w:rStyle w:val="CommentReference"/>
        </w:rPr>
        <w:annotationRef/>
      </w:r>
      <w:r w:rsidRPr="00A05EDC">
        <w:rPr>
          <w:highlight w:val="cyan"/>
        </w:rPr>
        <w:t>Laurie</w:t>
      </w:r>
      <w:r>
        <w:t>: Put the reference here, please do not use endnote, but define some what on how we automatically add references with floating numbers. I am sure MS can do this. Provide guidance to those of us that do not use MS much for such things.</w:t>
      </w:r>
    </w:p>
  </w:comment>
  <w:comment w:id="119" w:author="Gregor von Laszewski" w:date="2017-03-07T11:00:00Z" w:initials="GvL">
    <w:p w14:paraId="573156E7" w14:textId="0EB6EF7C" w:rsidR="00D75525" w:rsidRDefault="00D75525">
      <w:pPr>
        <w:pStyle w:val="CommentText"/>
      </w:pPr>
      <w:r>
        <w:rPr>
          <w:rStyle w:val="CommentReference"/>
        </w:rPr>
        <w:annotationRef/>
      </w:r>
      <w:r>
        <w:t>Note the theme does not allow me to define reference figures.</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15:commentEx w15:paraId="1E79413D" w15:done="0"/>
  <w15:commentEx w15:paraId="573156E7"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endnote w:type="separator" w:id="-1">
    <w:p w14:paraId="08291018" w14:textId="77777777" w:rsidR="00D75525" w:rsidRDefault="00D75525">
      <w:r>
        <w:separator/>
      </w:r>
    </w:p>
  </w:endnote>
  <w:endnote w:type="continuationSeparator" w:id="0">
    <w:p w14:paraId="04B73771" w14:textId="77777777" w:rsidR="00D75525" w:rsidRDefault="00D75525">
      <w:r>
        <w:continuationSeparator/>
      </w:r>
    </w:p>
  </w:endnote>
  <w:endnote w:type="continuationNotice" w:id="1">
    <w:p w14:paraId="5D547F78" w14:textId="77777777" w:rsidR="00D75525" w:rsidRDefault="00D75525">
      <w:pPr>
        <w:spacing w:after="0"/>
      </w:pPr>
    </w:p>
  </w:endnote>
  <w:endnote w:id="2">
    <w:p w14:paraId="6A1C4A25" w14:textId="77777777" w:rsidR="00D75525" w:rsidRPr="00CE22A6" w:rsidRDefault="00D75525" w:rsidP="00830E15">
      <w:pPr>
        <w:pStyle w:val="EndnoteText"/>
        <w:rPr>
          <w:highlight w:val="yellow"/>
        </w:rPr>
      </w:pPr>
      <w:r w:rsidRPr="00CE22A6">
        <w:rPr>
          <w:rStyle w:val="EndnoteReference"/>
          <w:highlight w:val="yellow"/>
        </w:rPr>
        <w:endnoteRef/>
      </w:r>
      <w:r w:rsidRPr="00CE22A6">
        <w:rPr>
          <w:highlight w:val="yellow"/>
        </w:rPr>
        <w:t xml:space="preserve"> The White House Office of Science and Technology Policy, “Big Data is a Big Deal,” </w:t>
      </w:r>
      <w:r w:rsidRPr="02EE3B13">
        <w:rPr>
          <w:i/>
          <w:iCs/>
          <w:highlight w:val="yellow"/>
        </w:rPr>
        <w:t>OSTP Blog</w:t>
      </w:r>
      <w:r w:rsidRPr="00CE22A6">
        <w:rPr>
          <w:highlight w:val="yellow"/>
        </w:rPr>
        <w:t xml:space="preserve">, accessed February 21, 2014, </w:t>
      </w:r>
      <w:hyperlink r:id="rId1" w:history="1">
        <w:r w:rsidRPr="00CE22A6">
          <w:rPr>
            <w:rStyle w:val="Hyperlink"/>
            <w:highlight w:val="yellow"/>
          </w:rPr>
          <w:t>http://www.whitehouse.gov/blog/2012/03/29/big-data-big-deal</w:t>
        </w:r>
      </w:hyperlink>
      <w:r w:rsidRPr="00CE22A6">
        <w:rPr>
          <w:highlight w:val="yellow"/>
        </w:rPr>
        <w:t>.</w:t>
      </w:r>
    </w:p>
  </w:endnote>
  <w:endnote w:id="3">
    <w:p w14:paraId="3A20F598" w14:textId="647EFB0D" w:rsidR="00D75525" w:rsidRDefault="00D75525" w:rsidP="00651E75">
      <w:pPr>
        <w:pStyle w:val="EndnoteText"/>
      </w:pPr>
      <w:r w:rsidRPr="00CE22A6">
        <w:rPr>
          <w:rStyle w:val="EndnoteReference"/>
          <w:highlight w:val="yellow"/>
        </w:rPr>
        <w:endnoteRef/>
      </w:r>
      <w:r w:rsidRPr="00CE22A6">
        <w:rPr>
          <w:highlight w:val="yellow"/>
        </w:rPr>
        <w:t xml:space="preserve"> Office of the Assistant Secretary of Defense, “Reference Architecture Description,” U.S. Department of Defense, June 2010, </w:t>
      </w:r>
      <w:hyperlink r:id="rId2" w:history="1">
        <w:r w:rsidRPr="00CE22A6">
          <w:rPr>
            <w:rStyle w:val="Hyperlink"/>
            <w:highlight w:val="yellow"/>
          </w:rPr>
          <w:t>http://dodcio.defense.gov/Portals/0/Documents/DIEA/Ref_Archi_Description_Final_v1_18Jun10.pdf</w:t>
        </w:r>
      </w:hyperlink>
      <w:r>
        <w:t>.</w:t>
      </w:r>
    </w:p>
    <w:p w14:paraId="767219AE" w14:textId="77777777" w:rsidR="00D75525" w:rsidRDefault="00D75525" w:rsidP="00651E75">
      <w:pPr>
        <w:pStyle w:val="EndnoteText"/>
      </w:pPr>
    </w:p>
    <w:p w14:paraId="3E585CA6" w14:textId="5D68B37F" w:rsidR="00D75525" w:rsidRDefault="008759C4" w:rsidP="00651E75">
      <w:pPr>
        <w:pStyle w:val="EndnoteText"/>
      </w:pPr>
      <w:sdt>
        <w:sdtPr>
          <w:rPr>
            <w:highlight w:val="yellow"/>
          </w:rPr>
          <w:id w:val="1839419822"/>
          <w:citation/>
        </w:sdtPr>
        <w:sdtEndPr/>
        <w:sdtContent>
          <w:r w:rsidR="00D75525" w:rsidRPr="00CE22A6">
            <w:rPr>
              <w:highlight w:val="yellow"/>
            </w:rPr>
            <w:fldChar w:fldCharType="begin"/>
          </w:r>
          <w:r w:rsidR="00D75525">
            <w:rPr>
              <w:highlight w:val="yellow"/>
            </w:rPr>
            <w:instrText xml:space="preserve">CITATION The14 \l 1033 </w:instrText>
          </w:r>
          <w:r w:rsidR="00D75525" w:rsidRPr="00CE22A6">
            <w:rPr>
              <w:highlight w:val="yellow"/>
            </w:rPr>
            <w:fldChar w:fldCharType="separate"/>
          </w:r>
          <w:r w:rsidR="00D75525" w:rsidRPr="00882987">
            <w:rPr>
              <w:noProof/>
              <w:highlight w:val="yellow"/>
            </w:rPr>
            <w:t>[6]</w:t>
          </w:r>
          <w:r w:rsidR="00D75525" w:rsidRPr="00CE22A6">
            <w:rPr>
              <w:highlight w:val="yellow"/>
            </w:rPr>
            <w:fldChar w:fldCharType="end"/>
          </w:r>
        </w:sdtContent>
      </w:sdt>
      <w:r w:rsidR="00D75525" w:rsidRPr="00CE22A6">
        <w:rPr>
          <w:highlight w:val="yellow"/>
        </w:rPr>
        <w:t xml:space="preserve"> ???</w:t>
      </w:r>
    </w:p>
    <w:p w14:paraId="024EF0A7" w14:textId="77777777" w:rsidR="00D75525" w:rsidRDefault="00D75525" w:rsidP="00651E75">
      <w:pPr>
        <w:pStyle w:val="EndnoteText"/>
      </w:pPr>
    </w:p>
    <w:p w14:paraId="032D0233" w14:textId="77777777" w:rsidR="00D75525" w:rsidRPr="00E73B04" w:rsidRDefault="00D75525" w:rsidP="00715421">
      <w:pPr>
        <w:pStyle w:val="BDAppendixsubheading1"/>
        <w:outlineLvl w:val="0"/>
        <w:rPr>
          <w:ins w:id="66" w:author="Gregor von Laszewski" w:date="2017-03-07T12:43:00Z"/>
          <w:highlight w:val="yellow"/>
        </w:rPr>
      </w:pPr>
      <w:ins w:id="67" w:author="Gregor von Laszewski" w:date="2017-03-07T12:43:00Z">
        <w:r w:rsidRPr="00E73B04">
          <w:rPr>
            <w:highlight w:val="yellow"/>
          </w:rPr>
          <w:t>how do we do  bibliography management?</w:t>
        </w:r>
        <w:r w:rsidRPr="00E73B04">
          <w:rPr>
            <w:rStyle w:val="CommentReference"/>
            <w:rFonts w:ascii="Times New Roman" w:eastAsia="Calibri" w:hAnsi="Times New Roman" w:cs="Times New Roman"/>
            <w:b w:val="0"/>
            <w:bCs w:val="0"/>
            <w:smallCaps w:val="0"/>
            <w:color w:val="auto"/>
            <w:szCs w:val="22"/>
            <w:highlight w:val="yellow"/>
          </w:rPr>
          <w:annotationRef/>
        </w:r>
      </w:ins>
    </w:p>
    <w:p w14:paraId="70BA1E4A" w14:textId="77777777" w:rsidR="00D75525" w:rsidRPr="00E73B04" w:rsidRDefault="00D75525" w:rsidP="00715421">
      <w:pPr>
        <w:pStyle w:val="BDAppendixsubheading1"/>
        <w:outlineLvl w:val="0"/>
        <w:rPr>
          <w:ins w:id="68" w:author="Gregor von Laszewski" w:date="2017-03-07T12:43:00Z"/>
          <w:highlight w:val="yellow"/>
        </w:rPr>
      </w:pPr>
      <w:ins w:id="69" w:author="Gregor von Laszewski" w:date="2017-03-07T12:43:00Z">
        <w:r w:rsidRPr="00E73B04">
          <w:rPr>
            <w:highlight w:val="yellow"/>
          </w:rPr>
          <w:t>General Resources</w:t>
        </w:r>
      </w:ins>
    </w:p>
    <w:p w14:paraId="2F28ECD4" w14:textId="77777777" w:rsidR="00D75525" w:rsidRPr="00E73B04" w:rsidRDefault="00D75525" w:rsidP="03D2D718">
      <w:pPr>
        <w:spacing w:after="240"/>
        <w:rPr>
          <w:ins w:id="70" w:author="Gregor von Laszewski" w:date="2017-03-07T12:43:00Z"/>
          <w:rFonts w:asciiTheme="minorHAnsi" w:eastAsiaTheme="minorEastAsia" w:hAnsiTheme="minorHAnsi" w:cstheme="minorBidi"/>
          <w:highlight w:val="yellow"/>
        </w:rPr>
      </w:pPr>
      <w:ins w:id="71" w:author="Gregor von Laszewski" w:date="2017-03-07T12:43:00Z">
        <w:r w:rsidRPr="03D2D718">
          <w:rPr>
            <w:rFonts w:asciiTheme="minorHAnsi" w:eastAsiaTheme="minorEastAsia" w:hAnsiTheme="minorHAnsi" w:cstheme="minorBidi"/>
            <w:highlight w:val="yellow"/>
          </w:rPr>
          <w:t xml:space="preserve">The following resources provide additional information related to Big Data architecture. </w:t>
        </w:r>
      </w:ins>
    </w:p>
    <w:p w14:paraId="501259CE" w14:textId="77777777" w:rsidR="00D75525" w:rsidRPr="00E73B04" w:rsidRDefault="00D75525" w:rsidP="03D2D718">
      <w:pPr>
        <w:pStyle w:val="ListParagraph"/>
        <w:numPr>
          <w:ilvl w:val="0"/>
          <w:numId w:val="24"/>
        </w:numPr>
        <w:spacing w:after="240"/>
        <w:rPr>
          <w:ins w:id="72" w:author="Gregor von Laszewski" w:date="2017-03-07T12:43:00Z"/>
          <w:rFonts w:asciiTheme="minorHAnsi" w:eastAsiaTheme="minorEastAsia" w:hAnsiTheme="minorHAnsi" w:cstheme="minorBidi"/>
          <w:highlight w:val="yellow"/>
        </w:rPr>
      </w:pPr>
      <w:ins w:id="73" w:author="Gregor von Laszewski" w:date="2017-03-07T12:43:00Z">
        <w:r w:rsidRPr="03D2D718">
          <w:rPr>
            <w:rFonts w:asciiTheme="minorHAnsi" w:eastAsiaTheme="minorEastAsia" w:hAnsiTheme="minorHAnsi" w:cstheme="minorBidi"/>
            <w:highlight w:val="yellow"/>
          </w:rPr>
          <w:t xml:space="preserve">Big Data Public Working Group, “NIST Big Data Program,” </w:t>
        </w:r>
        <w:r w:rsidRPr="03D2D718">
          <w:rPr>
            <w:rFonts w:asciiTheme="minorHAnsi" w:eastAsiaTheme="minorEastAsia" w:hAnsiTheme="minorHAnsi" w:cstheme="minorBidi"/>
            <w:i/>
            <w:iCs/>
            <w:highlight w:val="yellow"/>
          </w:rPr>
          <w:t xml:space="preserve">National Institute for Standards and Technology, </w:t>
        </w:r>
        <w:r w:rsidRPr="03D2D718">
          <w:rPr>
            <w:rFonts w:asciiTheme="minorHAnsi" w:eastAsiaTheme="minorEastAsia" w:hAnsiTheme="minorHAnsi" w:cstheme="minorBidi"/>
            <w:highlight w:val="yellow"/>
          </w:rPr>
          <w:t xml:space="preserve">June 26, 2013, </w:t>
        </w:r>
        <w:r w:rsidRPr="03D2D718">
          <w:fldChar w:fldCharType="begin"/>
        </w:r>
        <w:r w:rsidRPr="00E73B04">
          <w:rPr>
            <w:highlight w:val="yellow"/>
          </w:rPr>
          <w:instrText xml:space="preserve"> HYPERLINK "http://bigdatawg.nist.gov" </w:instrText>
        </w:r>
        <w:r w:rsidRPr="03D2D718">
          <w:rPr>
            <w:highlight w:val="yellow"/>
          </w:rPr>
          <w:fldChar w:fldCharType="separate"/>
        </w:r>
        <w:r w:rsidRPr="03D2D718">
          <w:rPr>
            <w:rStyle w:val="Hyperlink"/>
            <w:rFonts w:asciiTheme="minorHAnsi" w:eastAsiaTheme="minorEastAsia" w:hAnsiTheme="minorHAnsi" w:cstheme="minorBidi"/>
            <w:highlight w:val="yellow"/>
          </w:rPr>
          <w:t>http://bigdatawg.nist.gov</w:t>
        </w:r>
        <w:r w:rsidRPr="03D2D718">
          <w:fldChar w:fldCharType="end"/>
        </w:r>
        <w:r w:rsidRPr="03D2D718">
          <w:rPr>
            <w:rFonts w:asciiTheme="minorHAnsi" w:eastAsiaTheme="minorEastAsia" w:hAnsiTheme="minorHAnsi" w:cstheme="minorBidi"/>
            <w:highlight w:val="yellow"/>
          </w:rPr>
          <w:t xml:space="preserve"> .</w:t>
        </w:r>
      </w:ins>
    </w:p>
    <w:p w14:paraId="6B0C170A" w14:textId="77777777" w:rsidR="00D75525" w:rsidRPr="00E73B04" w:rsidRDefault="00D75525" w:rsidP="03D2D718">
      <w:pPr>
        <w:pStyle w:val="ListParagraph"/>
        <w:numPr>
          <w:ilvl w:val="0"/>
          <w:numId w:val="24"/>
        </w:numPr>
        <w:spacing w:after="240"/>
        <w:rPr>
          <w:ins w:id="74" w:author="Gregor von Laszewski" w:date="2017-03-07T12:43:00Z"/>
          <w:rFonts w:asciiTheme="minorHAnsi" w:eastAsiaTheme="minorEastAsia" w:hAnsiTheme="minorHAnsi" w:cstheme="minorBidi"/>
          <w:highlight w:val="yellow"/>
          <w:u w:val="single"/>
        </w:rPr>
      </w:pPr>
      <w:ins w:id="75" w:author="Gregor von Laszewski" w:date="2017-03-07T12:43:00Z">
        <w:r w:rsidRPr="03D2D718">
          <w:rPr>
            <w:rFonts w:asciiTheme="minorHAnsi" w:eastAsiaTheme="minorEastAsia" w:hAnsiTheme="minorHAnsi" w:cstheme="minorBidi"/>
            <w:highlight w:val="yellow"/>
          </w:rPr>
          <w:t xml:space="preserve">Doug Laney, “3D Data Management: Controlling Data Volume, Velocity, and Variety,” </w:t>
        </w:r>
        <w:r w:rsidRPr="03D2D718">
          <w:rPr>
            <w:rFonts w:asciiTheme="minorHAnsi" w:eastAsiaTheme="minorEastAsia" w:hAnsiTheme="minorHAnsi" w:cstheme="minorBidi"/>
            <w:i/>
            <w:iCs/>
            <w:highlight w:val="yellow"/>
          </w:rPr>
          <w:t xml:space="preserve">Gartner, </w:t>
        </w:r>
        <w:r w:rsidRPr="03D2D718">
          <w:rPr>
            <w:rFonts w:asciiTheme="minorHAnsi" w:eastAsiaTheme="minorEastAsia" w:hAnsiTheme="minorHAnsi" w:cstheme="minorBidi"/>
            <w:highlight w:val="yellow"/>
          </w:rPr>
          <w:t xml:space="preserve">February 6, 2001, </w:t>
        </w:r>
        <w:r w:rsidRPr="03D2D718">
          <w:fldChar w:fldCharType="begin"/>
        </w:r>
        <w:r w:rsidRPr="00E73B04">
          <w:rPr>
            <w:highlight w:val="yellow"/>
          </w:rPr>
          <w:instrText xml:space="preserve"> HYPERLINK "http://blogs.gartner.com/doug-laney/files/2012/01/ad949-3D-Data-Management-Controlling-Data-Volume-Velocity-and-Variety.pdf" </w:instrText>
        </w:r>
        <w:r w:rsidRPr="03D2D718">
          <w:rPr>
            <w:highlight w:val="yellow"/>
          </w:rPr>
          <w:fldChar w:fldCharType="separate"/>
        </w:r>
        <w:r w:rsidRPr="03D2D718">
          <w:rPr>
            <w:rStyle w:val="Hyperlink"/>
            <w:rFonts w:asciiTheme="minorHAnsi" w:eastAsiaTheme="minorEastAsia" w:hAnsiTheme="minorHAnsi" w:cstheme="minorBidi"/>
            <w:highlight w:val="yellow"/>
          </w:rPr>
          <w:t>http://blogs.gartner.com/doug-laney/files/2012/01/ad949-3D-Data-Management-Controlling-Data-Volume-Velocity-and-Variety.pdf</w:t>
        </w:r>
        <w:r w:rsidRPr="03D2D718">
          <w:fldChar w:fldCharType="end"/>
        </w:r>
        <w:r w:rsidRPr="03D2D718">
          <w:rPr>
            <w:rStyle w:val="Hyperlink"/>
            <w:rFonts w:asciiTheme="minorHAnsi" w:eastAsiaTheme="minorEastAsia" w:hAnsiTheme="minorHAnsi" w:cstheme="minorBidi"/>
            <w:color w:val="auto"/>
            <w:highlight w:val="yellow"/>
          </w:rPr>
          <w:t>.</w:t>
        </w:r>
      </w:ins>
    </w:p>
    <w:p w14:paraId="3906CC52" w14:textId="77777777" w:rsidR="00D75525" w:rsidRDefault="00D75525" w:rsidP="00651E75">
      <w:pPr>
        <w:pStyle w:val="EndnoteText"/>
      </w:pPr>
    </w:p>
    <w:p w14:paraId="1D7AAD13" w14:textId="77777777" w:rsidR="00D75525" w:rsidRPr="000F42CD" w:rsidRDefault="00D75525" w:rsidP="00651E75">
      <w:pPr>
        <w:pStyle w:val="BDNotNumberedTitles"/>
        <w:outlineLvl w:val="0"/>
      </w:pPr>
      <w:r>
        <w:t xml:space="preserve">Appendix A: </w:t>
      </w:r>
      <w:r w:rsidRPr="000F42CD">
        <w:t xml:space="preserve">Acronyms </w:t>
      </w:r>
      <w:r>
        <w:rPr>
          <w:rStyle w:val="CommentReference"/>
          <w:rFonts w:ascii="Times New Roman" w:eastAsia="Calibri" w:hAnsi="Times New Roman" w:cs="Times New Roman"/>
          <w:b w:val="0"/>
          <w:color w:val="auto"/>
        </w:rPr>
        <w:annotationRef/>
      </w:r>
    </w:p>
    <w:p w14:paraId="064E781D" w14:textId="77777777" w:rsidR="00D75525" w:rsidRDefault="00D75525" w:rsidP="00651E75">
      <w:pPr>
        <w:tabs>
          <w:tab w:val="left" w:pos="1440"/>
        </w:tabs>
        <w:spacing w:after="0"/>
      </w:pPr>
      <w:r>
        <w:t xml:space="preserve">ACID </w:t>
      </w:r>
      <w:r>
        <w:tab/>
      </w:r>
      <w:r>
        <w:tab/>
        <w:t>Atomicity, Consistency, Isolation, Durability</w:t>
      </w:r>
    </w:p>
    <w:p w14:paraId="0B62AB95" w14:textId="77777777" w:rsidR="00D75525" w:rsidRDefault="00D75525" w:rsidP="00651E75">
      <w:pPr>
        <w:tabs>
          <w:tab w:val="left" w:pos="1440"/>
        </w:tabs>
        <w:spacing w:after="0"/>
      </w:pPr>
      <w:r>
        <w:t xml:space="preserve">API </w:t>
      </w:r>
      <w:r>
        <w:tab/>
      </w:r>
      <w:r>
        <w:tab/>
        <w:t>Application Programming Interface</w:t>
      </w:r>
    </w:p>
    <w:p w14:paraId="635D2BB3" w14:textId="77777777" w:rsidR="00D75525" w:rsidRDefault="00D75525" w:rsidP="00651E75">
      <w:pPr>
        <w:tabs>
          <w:tab w:val="left" w:pos="1440"/>
        </w:tabs>
        <w:spacing w:after="0"/>
        <w:ind w:left="2160" w:hanging="2160"/>
      </w:pPr>
      <w:r>
        <w:t xml:space="preserve">ASCII </w:t>
      </w:r>
      <w:r>
        <w:tab/>
      </w:r>
      <w:r>
        <w:tab/>
        <w:t>American Standard Code for Information Interchange BASE Basically Available, Soft state, Eventual consistency NIST National Institute of Standards</w:t>
      </w:r>
    </w:p>
    <w:p w14:paraId="08625131" w14:textId="77777777" w:rsidR="00D75525" w:rsidRDefault="00D75525" w:rsidP="00651E75">
      <w:pPr>
        <w:tabs>
          <w:tab w:val="left" w:pos="1440"/>
        </w:tabs>
        <w:spacing w:after="0"/>
      </w:pPr>
      <w:r w:rsidRPr="00225EC7">
        <w:t xml:space="preserve">BASE </w:t>
      </w:r>
      <w:r w:rsidRPr="00225EC7">
        <w:tab/>
      </w:r>
      <w:r>
        <w:tab/>
      </w:r>
      <w:r w:rsidRPr="00225EC7">
        <w:t>Basically Available, Soft state, Eventual consistency</w:t>
      </w:r>
    </w:p>
    <w:p w14:paraId="3ED16C23" w14:textId="77777777" w:rsidR="00D75525" w:rsidRDefault="00D75525" w:rsidP="00651E75">
      <w:pPr>
        <w:tabs>
          <w:tab w:val="left" w:pos="1440"/>
        </w:tabs>
        <w:spacing w:after="0"/>
      </w:pPr>
      <w:r>
        <w:t xml:space="preserve"> NBD-PWG NIST </w:t>
      </w:r>
      <w:r>
        <w:tab/>
        <w:t>Big Data Public Working Group</w:t>
      </w:r>
    </w:p>
    <w:p w14:paraId="032E626B" w14:textId="77777777" w:rsidR="00D75525" w:rsidRDefault="00D75525" w:rsidP="00651E75">
      <w:pPr>
        <w:tabs>
          <w:tab w:val="left" w:pos="1440"/>
        </w:tabs>
        <w:spacing w:after="0"/>
        <w:ind w:left="2160" w:hanging="2160"/>
      </w:pPr>
      <w:r>
        <w:t xml:space="preserve">NIST </w:t>
      </w:r>
      <w:r>
        <w:tab/>
      </w:r>
      <w:r>
        <w:tab/>
        <w:t>Big Data Interoperability Framework: Volume 8, Reference Architecture Interface</w:t>
      </w:r>
    </w:p>
    <w:p w14:paraId="25826556" w14:textId="77777777" w:rsidR="00D75525" w:rsidRDefault="00D75525" w:rsidP="00651E75">
      <w:pPr>
        <w:tabs>
          <w:tab w:val="left" w:pos="1440"/>
        </w:tabs>
        <w:spacing w:after="0"/>
      </w:pPr>
      <w:r>
        <w:t xml:space="preserve">ITL </w:t>
      </w:r>
      <w:r>
        <w:tab/>
      </w:r>
      <w:r>
        <w:tab/>
        <w:t>Information Technology Laboratory</w:t>
      </w:r>
    </w:p>
    <w:p w14:paraId="16764C25" w14:textId="77777777" w:rsidR="00D75525" w:rsidRDefault="00D75525" w:rsidP="00651E75">
      <w:pPr>
        <w:tabs>
          <w:tab w:val="left" w:pos="1440"/>
        </w:tabs>
        <w:spacing w:after="0"/>
      </w:pPr>
      <w:r>
        <w:t xml:space="preserve">NBDRA NIST </w:t>
      </w:r>
      <w:r>
        <w:tab/>
      </w:r>
      <w:r>
        <w:tab/>
        <w:t>Big Data Reference Architecture</w:t>
      </w:r>
    </w:p>
    <w:p w14:paraId="5353DEE3" w14:textId="77777777" w:rsidR="00D75525" w:rsidRDefault="00D75525" w:rsidP="00651E75">
      <w:pPr>
        <w:tabs>
          <w:tab w:val="left" w:pos="1440"/>
        </w:tabs>
        <w:spacing w:after="0"/>
      </w:pPr>
      <w:r>
        <w:t xml:space="preserve">NBDRAI NIST </w:t>
      </w:r>
      <w:r>
        <w:tab/>
        <w:t>Big Data Reference Architecture Interface</w:t>
      </w:r>
    </w:p>
    <w:p w14:paraId="539A9430" w14:textId="77777777" w:rsidR="00D75525" w:rsidRDefault="00D75525" w:rsidP="00651E75">
      <w:pPr>
        <w:tabs>
          <w:tab w:val="left" w:pos="1440"/>
        </w:tabs>
        <w:spacing w:after="0"/>
        <w:ind w:left="2160" w:hanging="2160"/>
      </w:pPr>
      <w:r>
        <w:t xml:space="preserve">DevOps </w:t>
      </w:r>
      <w:r>
        <w:tab/>
      </w:r>
      <w:r>
        <w:tab/>
        <w:t>Aclipped compound of ”software DEVelopment” and ”information technology OPerationS”</w:t>
      </w:r>
    </w:p>
    <w:p w14:paraId="6C33DA97" w14:textId="77777777" w:rsidR="00D75525" w:rsidRDefault="00D75525" w:rsidP="00651E75">
      <w:pPr>
        <w:tabs>
          <w:tab w:val="left" w:pos="1440"/>
        </w:tabs>
        <w:spacing w:after="0"/>
      </w:pPr>
      <w:r>
        <w:t xml:space="preserve">IaaS </w:t>
      </w:r>
      <w:r>
        <w:tab/>
      </w:r>
      <w:r>
        <w:tab/>
        <w:t>Infrastructure as a Service SaaS Software as a Service</w:t>
      </w:r>
    </w:p>
    <w:p w14:paraId="1C55B4F0" w14:textId="77777777" w:rsidR="00D75525" w:rsidRDefault="00D75525" w:rsidP="00651E75">
      <w:pPr>
        <w:tabs>
          <w:tab w:val="left" w:pos="1440"/>
        </w:tabs>
        <w:spacing w:after="0"/>
      </w:pPr>
      <w:r>
        <w:t xml:space="preserve">OS </w:t>
      </w:r>
      <w:r>
        <w:tab/>
      </w:r>
      <w:r>
        <w:tab/>
        <w:t>Operating System</w:t>
      </w:r>
    </w:p>
    <w:p w14:paraId="1F0B2C30" w14:textId="77777777" w:rsidR="00D75525" w:rsidRDefault="00D75525" w:rsidP="00651E75">
      <w:pPr>
        <w:tabs>
          <w:tab w:val="left" w:pos="1440"/>
        </w:tabs>
        <w:spacing w:after="0"/>
      </w:pPr>
      <w:r>
        <w:t xml:space="preserve">WWW </w:t>
      </w:r>
      <w:r>
        <w:tab/>
      </w:r>
      <w:r>
        <w:tab/>
        <w:t>World Wide Web</w:t>
      </w:r>
    </w:p>
    <w:p w14:paraId="0AAAEE7B" w14:textId="77777777" w:rsidR="00D75525" w:rsidRDefault="00D75525" w:rsidP="00651E75">
      <w:pPr>
        <w:tabs>
          <w:tab w:val="left" w:pos="1440"/>
        </w:tabs>
        <w:spacing w:after="0"/>
      </w:pPr>
      <w:r>
        <w:t xml:space="preserve">HTTP </w:t>
      </w:r>
      <w:r>
        <w:tab/>
      </w:r>
      <w:r>
        <w:tab/>
        <w:t>HyperText Transfer Protocol HTTPS HTTP Secure</w:t>
      </w:r>
    </w:p>
    <w:p w14:paraId="5A8B8B45" w14:textId="77777777" w:rsidR="00D75525" w:rsidRPr="00225EC7" w:rsidRDefault="00D75525" w:rsidP="00651E75">
      <w:pPr>
        <w:tabs>
          <w:tab w:val="left" w:pos="1440"/>
        </w:tabs>
        <w:spacing w:after="0"/>
      </w:pPr>
      <w:r>
        <w:t xml:space="preserve">REST </w:t>
      </w:r>
      <w:r>
        <w:tab/>
      </w:r>
      <w:r>
        <w:tab/>
        <w:t>REpresentational State Transfer</w:t>
      </w:r>
    </w:p>
    <w:p w14:paraId="6C96BCE8" w14:textId="77777777" w:rsidR="00D75525" w:rsidRDefault="00D75525" w:rsidP="00AB4591">
      <w:pPr>
        <w:pStyle w:val="EndnoteText"/>
      </w:pPr>
    </w:p>
    <w:p w14:paraId="3FEDC8F2" w14:textId="44F83E6A" w:rsidR="00D75525" w:rsidRDefault="00D75525" w:rsidP="00651E75">
      <w:pPr>
        <w:pStyle w:val="BDNotNumberedTitles"/>
        <w:outlineLvl w:val="0"/>
      </w:pPr>
      <w:r>
        <w:t>Appendix B: Design Patterns</w:t>
      </w:r>
    </w:p>
    <w:p w14:paraId="2042CADA" w14:textId="77777777" w:rsidR="00D75525" w:rsidRDefault="00D75525" w:rsidP="00651E75">
      <w:pPr>
        <w:pStyle w:val="AppendixSection"/>
      </w:pPr>
      <w:bookmarkStart w:id="76" w:name="_Toc475968794"/>
      <w:r>
        <w:t>Example</w:t>
      </w:r>
      <w:bookmarkEnd w:id="76"/>
    </w:p>
    <w:p w14:paraId="3D6CC5FE" w14:textId="77777777" w:rsidR="00D75525" w:rsidRDefault="00D75525" w:rsidP="00651E75">
      <w:pPr>
        <w:ind w:left="720"/>
      </w:pPr>
      <w:r>
        <w:t>A.1.1 Example User Object</w:t>
      </w:r>
    </w:p>
    <w:p w14:paraId="10F46EFA" w14:textId="77777777" w:rsidR="00D75525" w:rsidRDefault="00D75525" w:rsidP="00651E75">
      <w:pPr>
        <w:jc w:val="left"/>
      </w:pPr>
      <w:r w:rsidRPr="0EF1C87E">
        <w:rPr>
          <w:rFonts w:ascii="MS Mincho" w:eastAsia="MS Mincho" w:hAnsi="MS Mincho" w:cs="MS Mincho"/>
        </w:rPr>
        <w:t> </w:t>
      </w:r>
      <w:r>
        <w:rPr>
          <w:rFonts w:ascii="MS Mincho" w:eastAsia="MS Mincho" w:hAnsi="MS Mincho" w:cs="MS Mincho"/>
        </w:rPr>
        <w:tab/>
        <w:t xml:space="preserve">  </w:t>
      </w:r>
      <w:r w:rsidRPr="0EF1C87E">
        <w:t xml:space="preserve">”user”:{ </w:t>
      </w:r>
      <w:r>
        <w:br/>
      </w:r>
      <w:r w:rsidRPr="0EF1C87E">
        <w:t xml:space="preserve">      </w:t>
      </w:r>
      <w:r>
        <w:tab/>
        <w:t xml:space="preserve">          </w:t>
      </w:r>
      <w:r w:rsidRPr="0EF1C87E">
        <w:t xml:space="preserve">”firstname”: ”Gregor”, </w:t>
      </w:r>
      <w:r>
        <w:br/>
      </w:r>
      <w:r w:rsidRPr="0EF1C87E">
        <w:t xml:space="preserve">      </w:t>
      </w:r>
      <w:r>
        <w:tab/>
        <w:t xml:space="preserve">          </w:t>
      </w:r>
      <w:r w:rsidRPr="0EF1C87E">
        <w:t xml:space="preserve">”lastname”: ”von Laszewski”, </w:t>
      </w:r>
      <w:r>
        <w:br/>
      </w:r>
      <w:r w:rsidRPr="0EF1C87E">
        <w:t xml:space="preserve">     </w:t>
      </w:r>
      <w:r>
        <w:t xml:space="preserve">                  </w:t>
      </w:r>
      <w:r w:rsidRPr="0EF1C87E">
        <w:t xml:space="preserve"> ”e−mail”: ”laszewski@gmail.com”, </w:t>
      </w:r>
      <w:r>
        <w:br/>
      </w:r>
      <w:r w:rsidRPr="0EF1C87E">
        <w:t xml:space="preserve">     </w:t>
      </w:r>
      <w:r>
        <w:t xml:space="preserve">                  </w:t>
      </w:r>
      <w:r w:rsidRPr="0EF1C87E">
        <w:t xml:space="preserve"> ”username”: ”gregor”</w:t>
      </w:r>
      <w:r>
        <w:br/>
      </w:r>
      <w:r w:rsidRPr="0EF1C87E">
        <w:t xml:space="preserve">    </w:t>
      </w:r>
      <w:r>
        <w:t xml:space="preserve">                </w:t>
      </w:r>
      <w:r w:rsidRPr="0EF1C87E">
        <w:t>}</w:t>
      </w:r>
      <w:r>
        <w:br/>
        <w:t xml:space="preserve">              </w:t>
      </w:r>
    </w:p>
    <w:p w14:paraId="0C522E29" w14:textId="2E5527A1" w:rsidR="00D75525" w:rsidRPr="000E6592" w:rsidRDefault="00D75525" w:rsidP="00651E75">
      <w:pPr>
        <w:ind w:left="720"/>
        <w:jc w:val="left"/>
      </w:pPr>
      <w:r>
        <w:t xml:space="preserve">A.1.2 Shema for the User Object </w:t>
      </w:r>
    </w:p>
    <w:p w14:paraId="47C19D5B" w14:textId="77777777" w:rsidR="00D75525" w:rsidRDefault="00D75525" w:rsidP="00651E75">
      <w:pPr>
        <w:ind w:firstLine="720"/>
        <w:jc w:val="left"/>
      </w:pPr>
      <w:r w:rsidRPr="152461A9">
        <w:t xml:space="preserve">user = { ’firstname’: { ’type’: ’string’}, </w:t>
      </w:r>
      <w:r w:rsidRPr="00210688">
        <w:rPr>
          <w:rFonts w:ascii="Times" w:eastAsiaTheme="minorHAnsi" w:hAnsi="Times" w:cs="Times"/>
        </w:rPr>
        <w:br/>
      </w:r>
      <w:r w:rsidRPr="152461A9">
        <w:t xml:space="preserve">            </w:t>
      </w:r>
      <w:r>
        <w:tab/>
        <w:t xml:space="preserve">             </w:t>
      </w:r>
      <w:r w:rsidRPr="152461A9">
        <w:t xml:space="preserve"> ’lastname’: { ’type’: ’string’ }, </w:t>
      </w:r>
      <w:r w:rsidRPr="152461A9">
        <w:rPr>
          <w:sz w:val="24"/>
          <w:szCs w:val="24"/>
        </w:rPr>
        <w:t xml:space="preserve"> </w:t>
      </w:r>
      <w:r w:rsidRPr="00210688">
        <w:rPr>
          <w:rFonts w:ascii="Times" w:eastAsiaTheme="minorHAnsi" w:hAnsi="Times" w:cs="Times"/>
          <w:sz w:val="24"/>
          <w:szCs w:val="24"/>
        </w:rPr>
        <w:br/>
      </w:r>
      <w:r w:rsidRPr="152461A9">
        <w:rPr>
          <w:sz w:val="24"/>
          <w:szCs w:val="24"/>
        </w:rPr>
        <w:t xml:space="preserve">        </w:t>
      </w:r>
      <w:r>
        <w:rPr>
          <w:sz w:val="24"/>
          <w:szCs w:val="24"/>
        </w:rPr>
        <w:tab/>
      </w:r>
      <w:r>
        <w:rPr>
          <w:sz w:val="24"/>
          <w:szCs w:val="24"/>
        </w:rPr>
        <w:tab/>
      </w:r>
      <w:r>
        <w:t>’e−mail’: { ’type’: ’email</w:t>
      </w:r>
      <w:r w:rsidRPr="152461A9">
        <w:t xml:space="preserve">’ }, </w:t>
      </w:r>
      <w:r w:rsidRPr="00210688">
        <w:rPr>
          <w:rFonts w:ascii="Times" w:eastAsiaTheme="minorHAnsi" w:hAnsi="Times" w:cs="Times"/>
        </w:rPr>
        <w:br/>
      </w:r>
      <w:r w:rsidRPr="152461A9">
        <w:t xml:space="preserve">             </w:t>
      </w:r>
      <w:r>
        <w:tab/>
      </w:r>
      <w:r>
        <w:tab/>
        <w:t>’username’: { ’type’: ‘string</w:t>
      </w:r>
      <w:r w:rsidRPr="152461A9">
        <w:t>’ }</w:t>
      </w:r>
    </w:p>
    <w:p w14:paraId="69BE8A51" w14:textId="77777777" w:rsidR="00D75525" w:rsidDel="001977DC" w:rsidRDefault="00D75525" w:rsidP="00693DE6">
      <w:pPr>
        <w:jc w:val="left"/>
        <w:rPr>
          <w:del w:id="77" w:author="Gregor von Laszewski" w:date="2017-03-07T11:25:00Z"/>
        </w:rPr>
      </w:pPr>
      <w:r>
        <w:t>}</w:t>
      </w:r>
      <w:r w:rsidRPr="152461A9">
        <w:t xml:space="preserve"> </w:t>
      </w:r>
    </w:p>
    <w:p w14:paraId="58CA48C5" w14:textId="77777777" w:rsidR="00D75525" w:rsidRDefault="00D75525" w:rsidP="00651E75">
      <w:pPr>
        <w:jc w:val="left"/>
        <w:rPr>
          <w:ins w:id="78" w:author="Gregor von Laszewski" w:date="2017-03-07T13:25:00Z"/>
        </w:rPr>
      </w:pPr>
    </w:p>
    <w:p w14:paraId="47BB4CD7" w14:textId="1F5E7DD1" w:rsidR="00D75525" w:rsidRDefault="00D75525" w:rsidP="001977DC">
      <w:pPr>
        <w:pStyle w:val="Heading3"/>
      </w:pPr>
      <w:r>
        <w:t>Instantiation  Files</w:t>
      </w:r>
    </w:p>
    <w:p w14:paraId="777FA207" w14:textId="77777777" w:rsidR="00D75525" w:rsidRPr="00AF5200" w:rsidRDefault="00D75525" w:rsidP="001977DC"/>
    <w:p w14:paraId="7677E325" w14:textId="77777777" w:rsidR="00D75525" w:rsidRDefault="00D75525" w:rsidP="001977DC">
      <w:r>
        <w:t>Virtuladiercory/{id}/{file_id}    [ftp:///]</w:t>
      </w:r>
    </w:p>
    <w:p w14:paraId="70520557" w14:textId="77777777" w:rsidR="00D75525" w:rsidRDefault="00D75525" w:rsidP="001977DC">
      <w:r>
        <w:t>Vd/x/b     [https: ///]</w:t>
      </w:r>
    </w:p>
    <w:p w14:paraId="15A3C109" w14:textId="77777777" w:rsidR="00D75525" w:rsidRDefault="00D75525" w:rsidP="001977DC">
      <w:r>
        <w:t>Vd/x/c [s3://// ]</w:t>
      </w:r>
    </w:p>
    <w:p w14:paraId="4631356F" w14:textId="77777777" w:rsidR="00D75525" w:rsidRDefault="00D75525" w:rsidP="001977DC">
      <w:r>
        <w:t xml:space="preserve">Vd/xa | filter | </w:t>
      </w:r>
    </w:p>
    <w:p w14:paraId="110A0054" w14:textId="77777777" w:rsidR="00D75525" w:rsidRDefault="00D75525" w:rsidP="00651E75">
      <w:pPr>
        <w:jc w:val="left"/>
        <w:rPr>
          <w:ins w:id="79" w:author="Gregor von Laszewski" w:date="2017-03-07T13:25:00Z"/>
        </w:rPr>
      </w:pPr>
    </w:p>
    <w:p w14:paraId="5D3E89A2" w14:textId="18E98A99" w:rsidR="00D75525" w:rsidRPr="00482E11" w:rsidRDefault="00D75525" w:rsidP="00693DE6">
      <w:pPr>
        <w:jc w:val="left"/>
        <w:rPr>
          <w:ins w:id="80" w:author="Gregor von Laszewski" w:date="2017-03-07T11:21:00Z"/>
        </w:rPr>
      </w:pPr>
    </w:p>
    <w:p w14:paraId="4332E132" w14:textId="77777777" w:rsidR="00D75525" w:rsidRPr="00482E11" w:rsidRDefault="00D75525" w:rsidP="00313C7A">
      <w:pPr>
        <w:rPr>
          <w:ins w:id="81" w:author="Gregor von Laszewski" w:date="2017-03-07T11:21:00Z"/>
        </w:rPr>
      </w:pPr>
    </w:p>
    <w:p w14:paraId="51BBA2F6" w14:textId="77777777" w:rsidR="00D75525" w:rsidRDefault="00D75525" w:rsidP="00313C7A">
      <w:pPr>
        <w:rPr>
          <w:ins w:id="82" w:author="Gregor von Laszewski" w:date="2017-03-07T11:21:00Z"/>
        </w:rPr>
      </w:pPr>
    </w:p>
    <w:p w14:paraId="6DDA11E8" w14:textId="77777777" w:rsidR="00D75525" w:rsidRDefault="00D75525" w:rsidP="00AB4591">
      <w:pPr>
        <w:pStyle w:val="EndnoteText"/>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arial bold">
    <w:altName w:val="Arial"/>
    <w:charset w:val="00"/>
    <w:family w:val="auto"/>
    <w:pitch w:val="variable"/>
    <w:sig w:usb0="E0002AFF" w:usb1="C0007843"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新細明體">
    <w:charset w:val="88"/>
    <w:family w:val="auto"/>
    <w:pitch w:val="variable"/>
    <w:sig w:usb0="A00002FF" w:usb1="28CFFCFA" w:usb2="00000016" w:usb3="00000000" w:csb0="00100001"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E1002EFF" w:usb1="C000605B" w:usb2="00000029" w:usb3="00000000" w:csb0="000101FF" w:csb1="00000000"/>
  </w:font>
  <w:font w:name="Arial Unicode MS">
    <w:panose1 w:val="020B0604020202020204"/>
    <w:charset w:val="00"/>
    <w:family w:val="auto"/>
    <w:pitch w:val="variable"/>
    <w:sig w:usb0="F7FFAFFF" w:usb1="E9DFFFFF" w:usb2="0000003F" w:usb3="00000000" w:csb0="003F01FF" w:csb1="00000000"/>
  </w:font>
  <w:font w:name="Cambria">
    <w:panose1 w:val="02040503050406030204"/>
    <w:charset w:val="00"/>
    <w:family w:val="auto"/>
    <w:pitch w:val="variable"/>
    <w:sig w:usb0="E00002FF" w:usb1="400004FF" w:usb2="00000000" w:usb3="00000000" w:csb0="0000019F" w:csb1="00000000"/>
  </w:font>
  <w:font w:name="Consolas">
    <w:panose1 w:val="020B0609020204030204"/>
    <w:charset w:val="00"/>
    <w:family w:val="auto"/>
    <w:pitch w:val="variable"/>
    <w:sig w:usb0="E10002FF" w:usb1="4000FCFF" w:usb2="00000009" w:usb3="00000000" w:csb0="0000019F" w:csb1="00000000"/>
  </w:font>
  <w:font w:name="Monaco">
    <w:panose1 w:val="02000500000000000000"/>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MS Mincho">
    <w:panose1 w:val="02020609040205080304"/>
    <w:charset w:val="80"/>
    <w:family w:val="auto"/>
    <w:pitch w:val="variable"/>
    <w:sig w:usb0="E00002FF" w:usb1="6AC7FDFB" w:usb2="08000012" w:usb3="00000000" w:csb0="0002009F" w:csb1="00000000"/>
  </w:font>
  <w:font w:name="Arial,Times New Roman">
    <w:altName w:val="Times New Roman"/>
    <w:panose1 w:val="00000000000000000000"/>
    <w:charset w:val="00"/>
    <w:family w:val="roman"/>
    <w:notTrueType/>
    <w:pitch w:val="default"/>
  </w:font>
  <w:font w:name="Arial Black">
    <w:panose1 w:val="020B0A04020102020204"/>
    <w:charset w:val="00"/>
    <w:family w:val="auto"/>
    <w:pitch w:val="variable"/>
    <w:sig w:usb0="A00002AF" w:usb1="400078FB" w:usb2="00000000" w:usb3="00000000" w:csb0="0000009F" w:csb1="00000000"/>
  </w:font>
  <w:font w:name="Gill Sans MT">
    <w:panose1 w:val="020B0502020104020203"/>
    <w:charset w:val="00"/>
    <w:family w:val="auto"/>
    <w:pitch w:val="variable"/>
    <w:sig w:usb0="00000003" w:usb1="00000000" w:usb2="00000000" w:usb3="00000000" w:csb0="00000003"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D91691" w14:textId="77777777" w:rsidR="00D75525" w:rsidRPr="00647956" w:rsidRDefault="00D75525" w:rsidP="00647956"/>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9BDD7D" w14:textId="77777777" w:rsidR="00D75525" w:rsidRDefault="00D75525">
    <w:pPr>
      <w:pStyle w:val="Footer"/>
      <w:jc w:val="cen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49712924"/>
      <w:docPartObj>
        <w:docPartGallery w:val="Page Numbers (Bottom of Page)"/>
        <w:docPartUnique/>
      </w:docPartObj>
    </w:sdtPr>
    <w:sdtEndPr/>
    <w:sdtContent>
      <w:p w14:paraId="41C2369B" w14:textId="4F2A5C42" w:rsidR="00D75525" w:rsidRPr="00647956" w:rsidRDefault="00D75525" w:rsidP="00647956">
        <w:pPr>
          <w:pStyle w:val="Footer"/>
          <w:jc w:val="center"/>
        </w:pPr>
        <w:r w:rsidRPr="00647956">
          <w:fldChar w:fldCharType="begin"/>
        </w:r>
        <w:r w:rsidRPr="00647956">
          <w:instrText xml:space="preserve"> PAGE   \* MERGEFORMAT </w:instrText>
        </w:r>
        <w:r w:rsidRPr="00647956">
          <w:fldChar w:fldCharType="separate"/>
        </w:r>
        <w:r w:rsidR="008759C4">
          <w:rPr>
            <w:noProof/>
          </w:rPr>
          <w:t>iv</w:t>
        </w:r>
        <w:r w:rsidRPr="00647956">
          <w:fldChar w:fldCharType="end"/>
        </w:r>
      </w:p>
    </w:sdtContent>
  </w:sdt>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01052793"/>
      <w:docPartObj>
        <w:docPartGallery w:val="Page Numbers (Bottom of Page)"/>
        <w:docPartUnique/>
      </w:docPartObj>
    </w:sdtPr>
    <w:sdtEndPr>
      <w:rPr>
        <w:noProof/>
      </w:rPr>
    </w:sdtEndPr>
    <w:sdtContent>
      <w:p w14:paraId="6206F8A3" w14:textId="423EF3E9" w:rsidR="00D75525" w:rsidRDefault="00D75525">
        <w:pPr>
          <w:pStyle w:val="Footer"/>
          <w:jc w:val="center"/>
        </w:pPr>
        <w:r>
          <w:fldChar w:fldCharType="begin"/>
        </w:r>
        <w:r>
          <w:instrText xml:space="preserve"> PAGE   \* MERGEFORMAT </w:instrText>
        </w:r>
        <w:r>
          <w:fldChar w:fldCharType="separate"/>
        </w:r>
        <w:r w:rsidR="00934A83">
          <w:rPr>
            <w:noProof/>
          </w:rPr>
          <w:t>1</w:t>
        </w:r>
        <w:r>
          <w:rPr>
            <w:noProof/>
          </w:rPr>
          <w:fldChar w:fldCharType="end"/>
        </w:r>
      </w:p>
    </w:sdtContent>
  </w:sdt>
  <w:p w14:paraId="12EFF8C8" w14:textId="7AB2CEC9" w:rsidR="00D75525" w:rsidRDefault="00D75525" w:rsidP="007D1C26">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footnote w:type="separator" w:id="-1">
    <w:p w14:paraId="69C18056" w14:textId="77777777" w:rsidR="00D75525" w:rsidRDefault="00D75525" w:rsidP="00AB4591">
      <w:r>
        <w:separator/>
      </w:r>
    </w:p>
  </w:footnote>
  <w:footnote w:type="continuationSeparator" w:id="0">
    <w:p w14:paraId="2B04935F" w14:textId="77777777" w:rsidR="00D75525" w:rsidRDefault="00D75525">
      <w:r>
        <w:continuationSeparator/>
      </w:r>
    </w:p>
  </w:footnote>
  <w:footnote w:type="continuationNotice" w:id="1">
    <w:p w14:paraId="48FE2949" w14:textId="77777777" w:rsidR="00D75525" w:rsidRDefault="00D75525">
      <w:pPr>
        <w:spacing w:after="0"/>
      </w:pPr>
    </w:p>
  </w:footnote>
  <w:footnote w:id="2">
    <w:p w14:paraId="6C7EA3A1" w14:textId="5AE6C087" w:rsidR="00D75525" w:rsidRDefault="00D75525">
      <w:pPr>
        <w:pStyle w:val="FootnoteText"/>
      </w:pPr>
      <w:r>
        <w:rPr>
          <w:rStyle w:val="FootnoteReference"/>
        </w:rPr>
        <w:footnoteRef/>
      </w:r>
      <w:r>
        <w:t xml:space="preserve"> </w:t>
      </w:r>
      <w:r w:rsidRPr="0055018C">
        <w:t>“Contributors” are members of the NIST Big Data Public Working Group who dedicated great effort to prepare and substantial time on a regular basis to research and development in support of this document.</w:t>
      </w:r>
    </w:p>
  </w:footnote>
  <w:footnote w:id="3">
    <w:p w14:paraId="4AD791B4" w14:textId="77777777" w:rsidR="00D75525" w:rsidRDefault="00D75525">
      <w:pPr>
        <w:pStyle w:val="FootnoteText"/>
      </w:pPr>
      <w:r>
        <w:rPr>
          <w:rStyle w:val="FootnoteReference"/>
        </w:rPr>
        <w:footnoteRef/>
      </w:r>
      <w:r>
        <w:t xml:space="preserve"> </w:t>
      </w:r>
      <w:r w:rsidRPr="00F87F5A">
        <w:t xml:space="preserve">Many of </w:t>
      </w:r>
      <w:r>
        <w:t xml:space="preserve">the architecture </w:t>
      </w:r>
      <w:r w:rsidRPr="00F87F5A">
        <w:t xml:space="preserve">use cases </w:t>
      </w:r>
      <w:r>
        <w:t xml:space="preserve">were originally </w:t>
      </w:r>
      <w:r w:rsidRPr="00F87F5A">
        <w:t xml:space="preserve">collected by the </w:t>
      </w:r>
      <w:r>
        <w:t xml:space="preserve">NBD-PWG </w:t>
      </w:r>
      <w:r w:rsidRPr="00F87F5A">
        <w:t>Use Case and Requirements Subgroup</w:t>
      </w:r>
      <w:r>
        <w:t xml:space="preserve"> and </w:t>
      </w:r>
      <w:r w:rsidRPr="00F87F5A">
        <w:t xml:space="preserve">can </w:t>
      </w:r>
      <w:r>
        <w:t>be accessed at</w:t>
      </w:r>
      <w:r w:rsidRPr="00F87F5A">
        <w:t xml:space="preserve"> </w:t>
      </w:r>
      <w:hyperlink r:id="rId1" w:history="1">
        <w:r w:rsidRPr="00F87F5A">
          <w:rPr>
            <w:rStyle w:val="Hyperlink"/>
          </w:rPr>
          <w:t>http://bigdatawg.nist.gov/usecases.php</w:t>
        </w:r>
      </w:hyperlink>
      <w:r w:rsidRPr="00F87F5A">
        <w:t>.</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7C6382" w14:textId="77777777" w:rsidR="00D75525" w:rsidRDefault="00D75525">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E2943C" w14:textId="77777777" w:rsidR="00D75525" w:rsidRPr="001D3BB0" w:rsidRDefault="00D75525" w:rsidP="001D3BB0">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698BD4" w14:textId="77777777" w:rsidR="00D75525" w:rsidRPr="00BA135B" w:rsidRDefault="00D75525" w:rsidP="00BA135B">
    <w:pPr>
      <w:pStyle w:val="Header"/>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BB9FFE" w14:textId="77777777" w:rsidR="00D75525" w:rsidRDefault="00D75525">
    <w:pPr>
      <w:pStyle w:val="Header"/>
    </w:pP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F63816" w14:textId="1C70F2EA" w:rsidR="00D75525" w:rsidRDefault="00D75525">
    <w:pPr>
      <w:pStyle w:val="Header"/>
    </w:pPr>
    <w:r w:rsidRPr="0EF1C87E">
      <w:rPr>
        <w:smallCaps/>
        <w:sz w:val="20"/>
        <w:szCs w:val="20"/>
      </w:rPr>
      <w:t>NIST Big Data Interoperability Framework: Volume 8, Reference Architecture INTERFACE</w:t>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399308" w14:textId="77777777" w:rsidR="00D75525" w:rsidRDefault="00D75525">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abstractNum w:abstractNumId="0">
    <w:nsid w:val="FFFFFF83"/>
    <w:multiLevelType w:val="singleLevel"/>
    <w:tmpl w:val="4A0C4088"/>
    <w:lvl w:ilvl="0">
      <w:start w:val="1"/>
      <w:numFmt w:val="bullet"/>
      <w:pStyle w:val="ListBullet2"/>
      <w:lvlText w:val=""/>
      <w:lvlJc w:val="left"/>
      <w:pPr>
        <w:tabs>
          <w:tab w:val="num" w:pos="720"/>
        </w:tabs>
        <w:ind w:left="720" w:hanging="360"/>
      </w:pPr>
      <w:rPr>
        <w:rFonts w:ascii="Symbol" w:hAnsi="Symbol" w:hint="default"/>
      </w:rPr>
    </w:lvl>
  </w:abstractNum>
  <w:abstractNum w:abstractNumId="1">
    <w:nsid w:val="FFFFFF89"/>
    <w:multiLevelType w:val="singleLevel"/>
    <w:tmpl w:val="0FEEA354"/>
    <w:lvl w:ilvl="0">
      <w:start w:val="1"/>
      <w:numFmt w:val="bullet"/>
      <w:pStyle w:val="ListBullet"/>
      <w:lvlText w:val=""/>
      <w:lvlJc w:val="left"/>
      <w:pPr>
        <w:tabs>
          <w:tab w:val="num" w:pos="360"/>
        </w:tabs>
        <w:ind w:left="360" w:hanging="360"/>
      </w:pPr>
      <w:rPr>
        <w:rFonts w:ascii="Symbol" w:hAnsi="Symbol" w:hint="default"/>
      </w:rPr>
    </w:lvl>
  </w:abstractNum>
  <w:abstractNum w:abstractNumId="2">
    <w:nsid w:val="017A4665"/>
    <w:multiLevelType w:val="hybridMultilevel"/>
    <w:tmpl w:val="6BAACF54"/>
    <w:lvl w:ilvl="0" w:tplc="46688ECE">
      <w:start w:val="1"/>
      <w:numFmt w:val="upperLetter"/>
      <w:pStyle w:val="BDTextLetterList"/>
      <w:lvlText w:val="%1."/>
      <w:lvlJc w:val="left"/>
      <w:pPr>
        <w:ind w:left="360" w:hanging="360"/>
      </w:pPr>
      <w:rPr>
        <w:rFonts w:ascii="arial bold" w:hAnsi="arial bold" w:hint="default"/>
        <w:b/>
        <w:i w:val="0"/>
        <w:color w:val="auto"/>
        <w:sz w:val="2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08DE569E"/>
    <w:multiLevelType w:val="hybridMultilevel"/>
    <w:tmpl w:val="498CF320"/>
    <w:lvl w:ilvl="0" w:tplc="922C1E70">
      <w:start w:val="1"/>
      <w:numFmt w:val="bullet"/>
      <w:pStyle w:val="BDTableBulletLis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3193B1C"/>
    <w:multiLevelType w:val="hybridMultilevel"/>
    <w:tmpl w:val="B484BF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50F7AB5"/>
    <w:multiLevelType w:val="hybridMultilevel"/>
    <w:tmpl w:val="94B8F544"/>
    <w:lvl w:ilvl="0" w:tplc="FBC20168">
      <w:start w:val="1"/>
      <w:numFmt w:val="decimal"/>
      <w:pStyle w:val="AppendixSection"/>
      <w:lvlText w:val="A.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7D9653D"/>
    <w:multiLevelType w:val="hybridMultilevel"/>
    <w:tmpl w:val="24AA09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2EE1BFA"/>
    <w:multiLevelType w:val="hybridMultilevel"/>
    <w:tmpl w:val="38CEC74E"/>
    <w:lvl w:ilvl="0" w:tplc="EF1210BC">
      <w:start w:val="1"/>
      <w:numFmt w:val="bullet"/>
      <w:pStyle w:val="BDTextBulletList3"/>
      <w:lvlText w:val=""/>
      <w:lvlJc w:val="left"/>
      <w:pPr>
        <w:ind w:left="1296"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33347CB8"/>
    <w:multiLevelType w:val="hybridMultilevel"/>
    <w:tmpl w:val="EAFA3250"/>
    <w:lvl w:ilvl="0" w:tplc="04090001">
      <w:start w:val="1"/>
      <w:numFmt w:val="bullet"/>
      <w:pStyle w:val="BDTextBulletList"/>
      <w:lvlText w:val=""/>
      <w:lvlJc w:val="left"/>
      <w:pPr>
        <w:ind w:left="81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9BA45E2"/>
    <w:multiLevelType w:val="hybridMultilevel"/>
    <w:tmpl w:val="1D66501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71E1F9F"/>
    <w:multiLevelType w:val="multilevel"/>
    <w:tmpl w:val="FCF262D4"/>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156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1">
    <w:nsid w:val="50533DA4"/>
    <w:multiLevelType w:val="hybridMultilevel"/>
    <w:tmpl w:val="EA16DD70"/>
    <w:lvl w:ilvl="0" w:tplc="3D44E396">
      <w:start w:val="1"/>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34E130F"/>
    <w:multiLevelType w:val="hybridMultilevel"/>
    <w:tmpl w:val="A328CE90"/>
    <w:lvl w:ilvl="0" w:tplc="DF4C2576">
      <w:start w:val="1"/>
      <w:numFmt w:val="decimal"/>
      <w:pStyle w:val="BDTextNumberedlist"/>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559D22C4"/>
    <w:multiLevelType w:val="hybridMultilevel"/>
    <w:tmpl w:val="2A30EA06"/>
    <w:lvl w:ilvl="0" w:tplc="A8CC0AB6">
      <w:start w:val="1"/>
      <w:numFmt w:val="decimal"/>
      <w:lvlText w:val="Stage %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
    <w:nsid w:val="58591B68"/>
    <w:multiLevelType w:val="hybridMultilevel"/>
    <w:tmpl w:val="147E7C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AFD5E47"/>
    <w:multiLevelType w:val="hybridMultilevel"/>
    <w:tmpl w:val="18CEE5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62442913"/>
    <w:multiLevelType w:val="hybridMultilevel"/>
    <w:tmpl w:val="6A38653E"/>
    <w:lvl w:ilvl="0" w:tplc="9774AC9A">
      <w:start w:val="1"/>
      <w:numFmt w:val="decimal"/>
      <w:lvlText w:val="%1."/>
      <w:lvlJc w:val="left"/>
      <w:pPr>
        <w:ind w:left="720" w:hanging="360"/>
      </w:pPr>
      <w:rPr>
        <w:rFonts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A8E216F"/>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8">
    <w:nsid w:val="70A404C5"/>
    <w:multiLevelType w:val="hybridMultilevel"/>
    <w:tmpl w:val="5E50A02A"/>
    <w:lvl w:ilvl="0" w:tplc="F3EC46C8">
      <w:start w:val="1"/>
      <w:numFmt w:val="bullet"/>
      <w:pStyle w:val="BDTextBulletList2"/>
      <w:lvlText w:val="o"/>
      <w:lvlJc w:val="left"/>
      <w:pPr>
        <w:ind w:left="1080" w:hanging="360"/>
      </w:pPr>
      <w:rPr>
        <w:rFonts w:ascii="Courier New" w:hAnsi="Courier New" w:cs="Courier New"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71702AA9"/>
    <w:multiLevelType w:val="hybridMultilevel"/>
    <w:tmpl w:val="861EC5C8"/>
    <w:lvl w:ilvl="0" w:tplc="3D44E396">
      <w:start w:val="1"/>
      <w:numFmt w:val="bullet"/>
      <w:lvlText w:val="-"/>
      <w:lvlJc w:val="left"/>
      <w:pPr>
        <w:ind w:left="720" w:hanging="360"/>
      </w:pPr>
      <w:rPr>
        <w:rFonts w:ascii="Times New Roman" w:eastAsia="Calibr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7442657C"/>
    <w:multiLevelType w:val="hybridMultilevel"/>
    <w:tmpl w:val="2DC8B49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74FB0385"/>
    <w:multiLevelType w:val="hybridMultilevel"/>
    <w:tmpl w:val="2A30EA06"/>
    <w:lvl w:ilvl="0" w:tplc="A8CC0AB6">
      <w:start w:val="1"/>
      <w:numFmt w:val="decimal"/>
      <w:lvlText w:val="Stage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7D0444FE"/>
    <w:multiLevelType w:val="hybridMultilevel"/>
    <w:tmpl w:val="194CDD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7ECC1A09"/>
    <w:multiLevelType w:val="hybridMultilevel"/>
    <w:tmpl w:val="EBB06318"/>
    <w:lvl w:ilvl="0" w:tplc="3D44E396">
      <w:start w:val="1"/>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16"/>
  </w:num>
  <w:num w:numId="4">
    <w:abstractNumId w:val="3"/>
  </w:num>
  <w:num w:numId="5">
    <w:abstractNumId w:val="8"/>
  </w:num>
  <w:num w:numId="6">
    <w:abstractNumId w:val="18"/>
  </w:num>
  <w:num w:numId="7">
    <w:abstractNumId w:val="7"/>
  </w:num>
  <w:num w:numId="8">
    <w:abstractNumId w:val="2"/>
  </w:num>
  <w:num w:numId="9">
    <w:abstractNumId w:val="12"/>
  </w:num>
  <w:num w:numId="10">
    <w:abstractNumId w:val="10"/>
  </w:num>
  <w:num w:numId="11">
    <w:abstractNumId w:val="4"/>
  </w:num>
  <w:num w:numId="12">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3"/>
  </w:num>
  <w:num w:numId="14">
    <w:abstractNumId w:val="15"/>
  </w:num>
  <w:num w:numId="15">
    <w:abstractNumId w:val="6"/>
  </w:num>
  <w:num w:numId="16">
    <w:abstractNumId w:val="14"/>
  </w:num>
  <w:num w:numId="17">
    <w:abstractNumId w:val="9"/>
  </w:num>
  <w:num w:numId="18">
    <w:abstractNumId w:val="19"/>
  </w:num>
  <w:num w:numId="19">
    <w:abstractNumId w:val="20"/>
  </w:num>
  <w:num w:numId="20">
    <w:abstractNumId w:val="11"/>
  </w:num>
  <w:num w:numId="21">
    <w:abstractNumId w:val="23"/>
  </w:num>
  <w:num w:numId="22">
    <w:abstractNumId w:val="17"/>
  </w:num>
  <w:num w:numId="23">
    <w:abstractNumId w:val="5"/>
  </w:num>
  <w:num w:numId="24">
    <w:abstractNumId w:val="22"/>
  </w:num>
  <w:numIdMacAtCleanup w:val="16"/>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15:person w15:author="Gregor von Laszewski">
    <w15:presenceInfo w15:providerId="Windows Live" w15:userId="9384db89dd1152f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135"/>
  <w:displayBackgroundShape/>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stylePaneSortMethod w:val="0000"/>
  <w:trackRevisions/>
  <w:doNotTrackFormatting/>
  <w:defaultTabStop w:val="720"/>
  <w:drawingGridHorizontalSpacing w:val="110"/>
  <w:displayHorizontalDrawingGridEvery w:val="2"/>
  <w:characterSpacingControl w:val="doNotCompress"/>
  <w:hdrShapeDefaults>
    <o:shapedefaults v:ext="edit" spidmax="2050"/>
  </w:hdrShapeDefaults>
  <w:footnotePr>
    <w:numFmt w:val="lowerLetter"/>
    <w:footnote w:id="-1"/>
    <w:footnote w:id="0"/>
    <w:footnote w:id="1"/>
  </w:footnotePr>
  <w:endnotePr>
    <w:numFmt w:val="decimal"/>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41AC"/>
    <w:rsid w:val="00000E4E"/>
    <w:rsid w:val="00002C71"/>
    <w:rsid w:val="00003604"/>
    <w:rsid w:val="00004101"/>
    <w:rsid w:val="00004311"/>
    <w:rsid w:val="000045C6"/>
    <w:rsid w:val="00006AD4"/>
    <w:rsid w:val="00006B00"/>
    <w:rsid w:val="00007DF0"/>
    <w:rsid w:val="0001010D"/>
    <w:rsid w:val="00010B1F"/>
    <w:rsid w:val="000110EF"/>
    <w:rsid w:val="00012A41"/>
    <w:rsid w:val="00012BD9"/>
    <w:rsid w:val="0001310A"/>
    <w:rsid w:val="000132E9"/>
    <w:rsid w:val="0001385D"/>
    <w:rsid w:val="000142E1"/>
    <w:rsid w:val="000154E2"/>
    <w:rsid w:val="00015CDD"/>
    <w:rsid w:val="00016F09"/>
    <w:rsid w:val="00017A3F"/>
    <w:rsid w:val="000200B2"/>
    <w:rsid w:val="000207AE"/>
    <w:rsid w:val="00020F79"/>
    <w:rsid w:val="00021724"/>
    <w:rsid w:val="00021738"/>
    <w:rsid w:val="000219BE"/>
    <w:rsid w:val="00022ACE"/>
    <w:rsid w:val="00022E5C"/>
    <w:rsid w:val="000240F2"/>
    <w:rsid w:val="00025EC2"/>
    <w:rsid w:val="00026308"/>
    <w:rsid w:val="0002787A"/>
    <w:rsid w:val="00027955"/>
    <w:rsid w:val="00027FC1"/>
    <w:rsid w:val="00030203"/>
    <w:rsid w:val="000322F8"/>
    <w:rsid w:val="00032593"/>
    <w:rsid w:val="00032948"/>
    <w:rsid w:val="00033B63"/>
    <w:rsid w:val="00033DBB"/>
    <w:rsid w:val="00034116"/>
    <w:rsid w:val="0003450E"/>
    <w:rsid w:val="00034A91"/>
    <w:rsid w:val="00034CFD"/>
    <w:rsid w:val="0003661C"/>
    <w:rsid w:val="00037133"/>
    <w:rsid w:val="00040B6A"/>
    <w:rsid w:val="00043733"/>
    <w:rsid w:val="00043C75"/>
    <w:rsid w:val="00043CA5"/>
    <w:rsid w:val="00043E24"/>
    <w:rsid w:val="00043E98"/>
    <w:rsid w:val="00043FD3"/>
    <w:rsid w:val="00044D6C"/>
    <w:rsid w:val="00044DFD"/>
    <w:rsid w:val="000457B2"/>
    <w:rsid w:val="00047345"/>
    <w:rsid w:val="00050E93"/>
    <w:rsid w:val="000522DA"/>
    <w:rsid w:val="00052C0F"/>
    <w:rsid w:val="00052D98"/>
    <w:rsid w:val="00053013"/>
    <w:rsid w:val="0005452A"/>
    <w:rsid w:val="00054B93"/>
    <w:rsid w:val="00055A05"/>
    <w:rsid w:val="000560F5"/>
    <w:rsid w:val="00056172"/>
    <w:rsid w:val="00057BFC"/>
    <w:rsid w:val="00057F60"/>
    <w:rsid w:val="00057FE0"/>
    <w:rsid w:val="00064823"/>
    <w:rsid w:val="00064E3E"/>
    <w:rsid w:val="00064F5E"/>
    <w:rsid w:val="000653AC"/>
    <w:rsid w:val="000653FF"/>
    <w:rsid w:val="000655A7"/>
    <w:rsid w:val="00066B2F"/>
    <w:rsid w:val="00067789"/>
    <w:rsid w:val="0006782F"/>
    <w:rsid w:val="000679EB"/>
    <w:rsid w:val="00070427"/>
    <w:rsid w:val="00071047"/>
    <w:rsid w:val="00072864"/>
    <w:rsid w:val="00073665"/>
    <w:rsid w:val="00075872"/>
    <w:rsid w:val="0007747C"/>
    <w:rsid w:val="0008137A"/>
    <w:rsid w:val="00081965"/>
    <w:rsid w:val="0008241A"/>
    <w:rsid w:val="00082663"/>
    <w:rsid w:val="00084522"/>
    <w:rsid w:val="00085E78"/>
    <w:rsid w:val="0008680D"/>
    <w:rsid w:val="000869E5"/>
    <w:rsid w:val="00086C5B"/>
    <w:rsid w:val="00086DF6"/>
    <w:rsid w:val="00087173"/>
    <w:rsid w:val="000910F0"/>
    <w:rsid w:val="00091269"/>
    <w:rsid w:val="000924F8"/>
    <w:rsid w:val="0009693D"/>
    <w:rsid w:val="00096BDC"/>
    <w:rsid w:val="000970D0"/>
    <w:rsid w:val="000977DD"/>
    <w:rsid w:val="00097E55"/>
    <w:rsid w:val="000A1CA9"/>
    <w:rsid w:val="000A1CFF"/>
    <w:rsid w:val="000A3E29"/>
    <w:rsid w:val="000A49A3"/>
    <w:rsid w:val="000A550F"/>
    <w:rsid w:val="000A5719"/>
    <w:rsid w:val="000A5788"/>
    <w:rsid w:val="000A5B98"/>
    <w:rsid w:val="000A5D79"/>
    <w:rsid w:val="000A6129"/>
    <w:rsid w:val="000A76AE"/>
    <w:rsid w:val="000B0D76"/>
    <w:rsid w:val="000B1FCC"/>
    <w:rsid w:val="000B2498"/>
    <w:rsid w:val="000B269C"/>
    <w:rsid w:val="000B6D61"/>
    <w:rsid w:val="000B737F"/>
    <w:rsid w:val="000B7643"/>
    <w:rsid w:val="000B7833"/>
    <w:rsid w:val="000C19BC"/>
    <w:rsid w:val="000C51CB"/>
    <w:rsid w:val="000C5D77"/>
    <w:rsid w:val="000C5F50"/>
    <w:rsid w:val="000C6BBD"/>
    <w:rsid w:val="000C7874"/>
    <w:rsid w:val="000C7AD3"/>
    <w:rsid w:val="000D0959"/>
    <w:rsid w:val="000D0DAE"/>
    <w:rsid w:val="000D264D"/>
    <w:rsid w:val="000D5A09"/>
    <w:rsid w:val="000D5CC4"/>
    <w:rsid w:val="000D66E9"/>
    <w:rsid w:val="000D7A07"/>
    <w:rsid w:val="000E2479"/>
    <w:rsid w:val="000E3073"/>
    <w:rsid w:val="000E3ABC"/>
    <w:rsid w:val="000E3ACE"/>
    <w:rsid w:val="000E3F76"/>
    <w:rsid w:val="000E6592"/>
    <w:rsid w:val="000F0305"/>
    <w:rsid w:val="000F134D"/>
    <w:rsid w:val="000F1D32"/>
    <w:rsid w:val="000F23D3"/>
    <w:rsid w:val="000F2529"/>
    <w:rsid w:val="000F258A"/>
    <w:rsid w:val="000F2917"/>
    <w:rsid w:val="000F42CD"/>
    <w:rsid w:val="00100076"/>
    <w:rsid w:val="001002C7"/>
    <w:rsid w:val="00100D41"/>
    <w:rsid w:val="00100F00"/>
    <w:rsid w:val="001013FF"/>
    <w:rsid w:val="00104532"/>
    <w:rsid w:val="00105A69"/>
    <w:rsid w:val="00105BF9"/>
    <w:rsid w:val="00105D43"/>
    <w:rsid w:val="00106CA9"/>
    <w:rsid w:val="00110CEA"/>
    <w:rsid w:val="00111010"/>
    <w:rsid w:val="001111D7"/>
    <w:rsid w:val="001123A5"/>
    <w:rsid w:val="00112506"/>
    <w:rsid w:val="00113148"/>
    <w:rsid w:val="00113770"/>
    <w:rsid w:val="001148DB"/>
    <w:rsid w:val="00115968"/>
    <w:rsid w:val="00115B84"/>
    <w:rsid w:val="00115F82"/>
    <w:rsid w:val="00116EBB"/>
    <w:rsid w:val="0011719F"/>
    <w:rsid w:val="00117C97"/>
    <w:rsid w:val="00120782"/>
    <w:rsid w:val="00122664"/>
    <w:rsid w:val="00122A31"/>
    <w:rsid w:val="00122CA6"/>
    <w:rsid w:val="001231BF"/>
    <w:rsid w:val="00124110"/>
    <w:rsid w:val="00125184"/>
    <w:rsid w:val="00125E78"/>
    <w:rsid w:val="0012721F"/>
    <w:rsid w:val="00127321"/>
    <w:rsid w:val="00130978"/>
    <w:rsid w:val="00130ED2"/>
    <w:rsid w:val="0013234A"/>
    <w:rsid w:val="001332D3"/>
    <w:rsid w:val="00133467"/>
    <w:rsid w:val="001337EA"/>
    <w:rsid w:val="001338A3"/>
    <w:rsid w:val="0013606C"/>
    <w:rsid w:val="00136387"/>
    <w:rsid w:val="001371A5"/>
    <w:rsid w:val="001371F3"/>
    <w:rsid w:val="00140008"/>
    <w:rsid w:val="001401F4"/>
    <w:rsid w:val="001414D8"/>
    <w:rsid w:val="001419A0"/>
    <w:rsid w:val="0014201B"/>
    <w:rsid w:val="001425EB"/>
    <w:rsid w:val="0014273C"/>
    <w:rsid w:val="00142EDC"/>
    <w:rsid w:val="00142EDE"/>
    <w:rsid w:val="00144421"/>
    <w:rsid w:val="001451DA"/>
    <w:rsid w:val="00145762"/>
    <w:rsid w:val="00147057"/>
    <w:rsid w:val="00151CE8"/>
    <w:rsid w:val="00152CBC"/>
    <w:rsid w:val="00153114"/>
    <w:rsid w:val="00154A06"/>
    <w:rsid w:val="00155C58"/>
    <w:rsid w:val="00156A68"/>
    <w:rsid w:val="0015732A"/>
    <w:rsid w:val="00162B6D"/>
    <w:rsid w:val="00164A9D"/>
    <w:rsid w:val="001654C6"/>
    <w:rsid w:val="00166574"/>
    <w:rsid w:val="00170CBD"/>
    <w:rsid w:val="001710D7"/>
    <w:rsid w:val="001737B6"/>
    <w:rsid w:val="00174193"/>
    <w:rsid w:val="00174641"/>
    <w:rsid w:val="001749E8"/>
    <w:rsid w:val="00174F15"/>
    <w:rsid w:val="00176E88"/>
    <w:rsid w:val="001771A0"/>
    <w:rsid w:val="0017786F"/>
    <w:rsid w:val="001801F1"/>
    <w:rsid w:val="001816C6"/>
    <w:rsid w:val="00183A76"/>
    <w:rsid w:val="0018466B"/>
    <w:rsid w:val="00184905"/>
    <w:rsid w:val="00185123"/>
    <w:rsid w:val="0018524E"/>
    <w:rsid w:val="0018549E"/>
    <w:rsid w:val="00185571"/>
    <w:rsid w:val="001863E7"/>
    <w:rsid w:val="00186C5F"/>
    <w:rsid w:val="00186C82"/>
    <w:rsid w:val="00187104"/>
    <w:rsid w:val="00190365"/>
    <w:rsid w:val="001904AC"/>
    <w:rsid w:val="00190E7E"/>
    <w:rsid w:val="0019183E"/>
    <w:rsid w:val="0019205F"/>
    <w:rsid w:val="00192D8C"/>
    <w:rsid w:val="0019460A"/>
    <w:rsid w:val="001947D1"/>
    <w:rsid w:val="001947FF"/>
    <w:rsid w:val="00195053"/>
    <w:rsid w:val="0019588A"/>
    <w:rsid w:val="00196169"/>
    <w:rsid w:val="00196371"/>
    <w:rsid w:val="0019682A"/>
    <w:rsid w:val="00196A0C"/>
    <w:rsid w:val="00196E21"/>
    <w:rsid w:val="001977DC"/>
    <w:rsid w:val="001A2232"/>
    <w:rsid w:val="001A2CF1"/>
    <w:rsid w:val="001A333C"/>
    <w:rsid w:val="001A3EA1"/>
    <w:rsid w:val="001A5834"/>
    <w:rsid w:val="001A5AD9"/>
    <w:rsid w:val="001A5CE4"/>
    <w:rsid w:val="001A5FDF"/>
    <w:rsid w:val="001A6D2A"/>
    <w:rsid w:val="001A796F"/>
    <w:rsid w:val="001A79B6"/>
    <w:rsid w:val="001B0D09"/>
    <w:rsid w:val="001B10D6"/>
    <w:rsid w:val="001B148A"/>
    <w:rsid w:val="001B3FC0"/>
    <w:rsid w:val="001B4500"/>
    <w:rsid w:val="001B5B90"/>
    <w:rsid w:val="001B5BCD"/>
    <w:rsid w:val="001B7A74"/>
    <w:rsid w:val="001C00BB"/>
    <w:rsid w:val="001C15F8"/>
    <w:rsid w:val="001C1AAD"/>
    <w:rsid w:val="001C1DAD"/>
    <w:rsid w:val="001C3BEB"/>
    <w:rsid w:val="001C6B46"/>
    <w:rsid w:val="001C7126"/>
    <w:rsid w:val="001C743B"/>
    <w:rsid w:val="001D22B6"/>
    <w:rsid w:val="001D2682"/>
    <w:rsid w:val="001D27CF"/>
    <w:rsid w:val="001D3BB0"/>
    <w:rsid w:val="001D508C"/>
    <w:rsid w:val="001D6896"/>
    <w:rsid w:val="001D6CE9"/>
    <w:rsid w:val="001D7FBE"/>
    <w:rsid w:val="001E0654"/>
    <w:rsid w:val="001E1BA2"/>
    <w:rsid w:val="001E2655"/>
    <w:rsid w:val="001E2DA4"/>
    <w:rsid w:val="001E306D"/>
    <w:rsid w:val="001E38C0"/>
    <w:rsid w:val="001E43B3"/>
    <w:rsid w:val="001E4478"/>
    <w:rsid w:val="001E453B"/>
    <w:rsid w:val="001E49EE"/>
    <w:rsid w:val="001E514B"/>
    <w:rsid w:val="001E5461"/>
    <w:rsid w:val="001E5CBC"/>
    <w:rsid w:val="001E714F"/>
    <w:rsid w:val="001E739F"/>
    <w:rsid w:val="001E73E5"/>
    <w:rsid w:val="001F022E"/>
    <w:rsid w:val="001F2318"/>
    <w:rsid w:val="001F26B0"/>
    <w:rsid w:val="001F2A16"/>
    <w:rsid w:val="001F53C9"/>
    <w:rsid w:val="001F5503"/>
    <w:rsid w:val="001F5E2F"/>
    <w:rsid w:val="001F6E22"/>
    <w:rsid w:val="001F7293"/>
    <w:rsid w:val="001F7DEF"/>
    <w:rsid w:val="00203B0D"/>
    <w:rsid w:val="00204BE6"/>
    <w:rsid w:val="002051B6"/>
    <w:rsid w:val="0020541D"/>
    <w:rsid w:val="00205F6D"/>
    <w:rsid w:val="00206030"/>
    <w:rsid w:val="00206AC1"/>
    <w:rsid w:val="00206B59"/>
    <w:rsid w:val="00206EB3"/>
    <w:rsid w:val="002079AB"/>
    <w:rsid w:val="00207CC6"/>
    <w:rsid w:val="00210688"/>
    <w:rsid w:val="00211800"/>
    <w:rsid w:val="002119A9"/>
    <w:rsid w:val="002125D0"/>
    <w:rsid w:val="002155A2"/>
    <w:rsid w:val="002160E1"/>
    <w:rsid w:val="002170AD"/>
    <w:rsid w:val="00221761"/>
    <w:rsid w:val="0022194C"/>
    <w:rsid w:val="0022329D"/>
    <w:rsid w:val="002235F2"/>
    <w:rsid w:val="002241BF"/>
    <w:rsid w:val="00224532"/>
    <w:rsid w:val="002247AD"/>
    <w:rsid w:val="002251D7"/>
    <w:rsid w:val="00225DDB"/>
    <w:rsid w:val="002273AF"/>
    <w:rsid w:val="00227C7E"/>
    <w:rsid w:val="002318C1"/>
    <w:rsid w:val="00233529"/>
    <w:rsid w:val="002341F6"/>
    <w:rsid w:val="00234AFC"/>
    <w:rsid w:val="00235B7B"/>
    <w:rsid w:val="002362B3"/>
    <w:rsid w:val="00236375"/>
    <w:rsid w:val="00237C73"/>
    <w:rsid w:val="002401BD"/>
    <w:rsid w:val="00241411"/>
    <w:rsid w:val="00242972"/>
    <w:rsid w:val="00242D2B"/>
    <w:rsid w:val="00244046"/>
    <w:rsid w:val="00244F9C"/>
    <w:rsid w:val="002458FA"/>
    <w:rsid w:val="00245EB5"/>
    <w:rsid w:val="00246728"/>
    <w:rsid w:val="00247290"/>
    <w:rsid w:val="00247597"/>
    <w:rsid w:val="0024776D"/>
    <w:rsid w:val="00247AEB"/>
    <w:rsid w:val="002508FD"/>
    <w:rsid w:val="0025158E"/>
    <w:rsid w:val="00251724"/>
    <w:rsid w:val="00251A29"/>
    <w:rsid w:val="00253362"/>
    <w:rsid w:val="0025430A"/>
    <w:rsid w:val="0025584E"/>
    <w:rsid w:val="00255A3C"/>
    <w:rsid w:val="0025735E"/>
    <w:rsid w:val="00257822"/>
    <w:rsid w:val="002613F7"/>
    <w:rsid w:val="002619BE"/>
    <w:rsid w:val="00262356"/>
    <w:rsid w:val="0026385D"/>
    <w:rsid w:val="002639F3"/>
    <w:rsid w:val="00263D5D"/>
    <w:rsid w:val="0026471D"/>
    <w:rsid w:val="002650C5"/>
    <w:rsid w:val="00265B43"/>
    <w:rsid w:val="00266E8E"/>
    <w:rsid w:val="002673EF"/>
    <w:rsid w:val="002707F9"/>
    <w:rsid w:val="00270EF6"/>
    <w:rsid w:val="002719EB"/>
    <w:rsid w:val="00272580"/>
    <w:rsid w:val="002727C7"/>
    <w:rsid w:val="00272929"/>
    <w:rsid w:val="00273C84"/>
    <w:rsid w:val="00273E0E"/>
    <w:rsid w:val="0027403C"/>
    <w:rsid w:val="002740F4"/>
    <w:rsid w:val="00275AF6"/>
    <w:rsid w:val="00276BED"/>
    <w:rsid w:val="0027777F"/>
    <w:rsid w:val="00277869"/>
    <w:rsid w:val="00280C13"/>
    <w:rsid w:val="00280E3B"/>
    <w:rsid w:val="002815AB"/>
    <w:rsid w:val="00281FD1"/>
    <w:rsid w:val="00282892"/>
    <w:rsid w:val="002838B9"/>
    <w:rsid w:val="002844E6"/>
    <w:rsid w:val="002845FC"/>
    <w:rsid w:val="00285ACF"/>
    <w:rsid w:val="00285EAF"/>
    <w:rsid w:val="002915AE"/>
    <w:rsid w:val="0029275C"/>
    <w:rsid w:val="00292E7E"/>
    <w:rsid w:val="00294AD5"/>
    <w:rsid w:val="00295FED"/>
    <w:rsid w:val="002963C4"/>
    <w:rsid w:val="00296F29"/>
    <w:rsid w:val="00297520"/>
    <w:rsid w:val="0029789C"/>
    <w:rsid w:val="00297D82"/>
    <w:rsid w:val="002A0BA7"/>
    <w:rsid w:val="002A0F7E"/>
    <w:rsid w:val="002A2DFC"/>
    <w:rsid w:val="002A33AD"/>
    <w:rsid w:val="002A3DBC"/>
    <w:rsid w:val="002A4057"/>
    <w:rsid w:val="002A428B"/>
    <w:rsid w:val="002A47E6"/>
    <w:rsid w:val="002A5A2A"/>
    <w:rsid w:val="002A6826"/>
    <w:rsid w:val="002A713A"/>
    <w:rsid w:val="002A757F"/>
    <w:rsid w:val="002B01BF"/>
    <w:rsid w:val="002B21B4"/>
    <w:rsid w:val="002B2F44"/>
    <w:rsid w:val="002B36F5"/>
    <w:rsid w:val="002B4768"/>
    <w:rsid w:val="002B66E5"/>
    <w:rsid w:val="002B67AC"/>
    <w:rsid w:val="002C095B"/>
    <w:rsid w:val="002C0F94"/>
    <w:rsid w:val="002C247E"/>
    <w:rsid w:val="002C2C2E"/>
    <w:rsid w:val="002C2DA3"/>
    <w:rsid w:val="002C393A"/>
    <w:rsid w:val="002C39FF"/>
    <w:rsid w:val="002C40B6"/>
    <w:rsid w:val="002C53E1"/>
    <w:rsid w:val="002C5549"/>
    <w:rsid w:val="002C67DD"/>
    <w:rsid w:val="002C7393"/>
    <w:rsid w:val="002C7588"/>
    <w:rsid w:val="002D0015"/>
    <w:rsid w:val="002D3250"/>
    <w:rsid w:val="002D3C4B"/>
    <w:rsid w:val="002D5BC2"/>
    <w:rsid w:val="002D5E05"/>
    <w:rsid w:val="002E01E0"/>
    <w:rsid w:val="002E0F78"/>
    <w:rsid w:val="002E14C1"/>
    <w:rsid w:val="002E1F15"/>
    <w:rsid w:val="002E2498"/>
    <w:rsid w:val="002E3BD4"/>
    <w:rsid w:val="002E43F1"/>
    <w:rsid w:val="002E44FB"/>
    <w:rsid w:val="002E5021"/>
    <w:rsid w:val="002E57C4"/>
    <w:rsid w:val="002E6B70"/>
    <w:rsid w:val="002E6D4D"/>
    <w:rsid w:val="002E73E4"/>
    <w:rsid w:val="002F0F18"/>
    <w:rsid w:val="002F1A8A"/>
    <w:rsid w:val="002F220E"/>
    <w:rsid w:val="002F2F9B"/>
    <w:rsid w:val="002F5743"/>
    <w:rsid w:val="00300A31"/>
    <w:rsid w:val="00300E02"/>
    <w:rsid w:val="003012CC"/>
    <w:rsid w:val="00302410"/>
    <w:rsid w:val="00302B7D"/>
    <w:rsid w:val="00303717"/>
    <w:rsid w:val="00305E2A"/>
    <w:rsid w:val="003069AC"/>
    <w:rsid w:val="00306D0C"/>
    <w:rsid w:val="0031056D"/>
    <w:rsid w:val="0031119F"/>
    <w:rsid w:val="0031203F"/>
    <w:rsid w:val="00312816"/>
    <w:rsid w:val="00312E78"/>
    <w:rsid w:val="00312ED5"/>
    <w:rsid w:val="00313C7A"/>
    <w:rsid w:val="003154C1"/>
    <w:rsid w:val="003167A9"/>
    <w:rsid w:val="00316959"/>
    <w:rsid w:val="003174D6"/>
    <w:rsid w:val="00317FE2"/>
    <w:rsid w:val="00321115"/>
    <w:rsid w:val="0032164F"/>
    <w:rsid w:val="003218C4"/>
    <w:rsid w:val="003232A3"/>
    <w:rsid w:val="00323F7E"/>
    <w:rsid w:val="00324F98"/>
    <w:rsid w:val="00325119"/>
    <w:rsid w:val="00325AA9"/>
    <w:rsid w:val="00326F24"/>
    <w:rsid w:val="00327CBB"/>
    <w:rsid w:val="00331075"/>
    <w:rsid w:val="00331F2E"/>
    <w:rsid w:val="00333508"/>
    <w:rsid w:val="003338D3"/>
    <w:rsid w:val="00335B57"/>
    <w:rsid w:val="003364CB"/>
    <w:rsid w:val="00336A9A"/>
    <w:rsid w:val="00337278"/>
    <w:rsid w:val="00337553"/>
    <w:rsid w:val="00337CFD"/>
    <w:rsid w:val="00340290"/>
    <w:rsid w:val="003416E5"/>
    <w:rsid w:val="00343CC1"/>
    <w:rsid w:val="003442B7"/>
    <w:rsid w:val="00344401"/>
    <w:rsid w:val="00344D84"/>
    <w:rsid w:val="00345465"/>
    <w:rsid w:val="00346FE2"/>
    <w:rsid w:val="0035054F"/>
    <w:rsid w:val="00350ED6"/>
    <w:rsid w:val="00352BF8"/>
    <w:rsid w:val="00352CDF"/>
    <w:rsid w:val="00353E63"/>
    <w:rsid w:val="003558AB"/>
    <w:rsid w:val="003561EA"/>
    <w:rsid w:val="003566F1"/>
    <w:rsid w:val="00356C25"/>
    <w:rsid w:val="00360534"/>
    <w:rsid w:val="00360FBF"/>
    <w:rsid w:val="00361EC1"/>
    <w:rsid w:val="00364065"/>
    <w:rsid w:val="0036418B"/>
    <w:rsid w:val="00365EC7"/>
    <w:rsid w:val="00366151"/>
    <w:rsid w:val="003668DD"/>
    <w:rsid w:val="00366E3B"/>
    <w:rsid w:val="003677F0"/>
    <w:rsid w:val="0037005D"/>
    <w:rsid w:val="003708D7"/>
    <w:rsid w:val="00372108"/>
    <w:rsid w:val="00372527"/>
    <w:rsid w:val="00373D56"/>
    <w:rsid w:val="00374605"/>
    <w:rsid w:val="003748C4"/>
    <w:rsid w:val="0037528C"/>
    <w:rsid w:val="003763F2"/>
    <w:rsid w:val="0037671D"/>
    <w:rsid w:val="003769E4"/>
    <w:rsid w:val="00376FCC"/>
    <w:rsid w:val="003778F9"/>
    <w:rsid w:val="00380B90"/>
    <w:rsid w:val="00383E36"/>
    <w:rsid w:val="00384B5D"/>
    <w:rsid w:val="00384CCB"/>
    <w:rsid w:val="0038624F"/>
    <w:rsid w:val="00386A7A"/>
    <w:rsid w:val="00386A9A"/>
    <w:rsid w:val="003872BD"/>
    <w:rsid w:val="00387AB2"/>
    <w:rsid w:val="00390795"/>
    <w:rsid w:val="00390A2B"/>
    <w:rsid w:val="00391081"/>
    <w:rsid w:val="003914AE"/>
    <w:rsid w:val="0039263C"/>
    <w:rsid w:val="00396115"/>
    <w:rsid w:val="003963A7"/>
    <w:rsid w:val="003965DB"/>
    <w:rsid w:val="003968DD"/>
    <w:rsid w:val="00396D9F"/>
    <w:rsid w:val="003979E3"/>
    <w:rsid w:val="003A0131"/>
    <w:rsid w:val="003A23BA"/>
    <w:rsid w:val="003A3A8D"/>
    <w:rsid w:val="003A463B"/>
    <w:rsid w:val="003A6717"/>
    <w:rsid w:val="003A7033"/>
    <w:rsid w:val="003A7849"/>
    <w:rsid w:val="003A7A97"/>
    <w:rsid w:val="003A7D8F"/>
    <w:rsid w:val="003B0118"/>
    <w:rsid w:val="003B02B4"/>
    <w:rsid w:val="003B2314"/>
    <w:rsid w:val="003B2DCA"/>
    <w:rsid w:val="003B3350"/>
    <w:rsid w:val="003B598B"/>
    <w:rsid w:val="003C077D"/>
    <w:rsid w:val="003C1441"/>
    <w:rsid w:val="003C15B8"/>
    <w:rsid w:val="003C1AD1"/>
    <w:rsid w:val="003C1B16"/>
    <w:rsid w:val="003C1C6B"/>
    <w:rsid w:val="003C2049"/>
    <w:rsid w:val="003C2683"/>
    <w:rsid w:val="003C3E72"/>
    <w:rsid w:val="003C409A"/>
    <w:rsid w:val="003C60F4"/>
    <w:rsid w:val="003C6406"/>
    <w:rsid w:val="003D0384"/>
    <w:rsid w:val="003D1D0B"/>
    <w:rsid w:val="003D1D4A"/>
    <w:rsid w:val="003D20DC"/>
    <w:rsid w:val="003D218D"/>
    <w:rsid w:val="003D23DA"/>
    <w:rsid w:val="003D39B4"/>
    <w:rsid w:val="003D3F4F"/>
    <w:rsid w:val="003D45C0"/>
    <w:rsid w:val="003D462E"/>
    <w:rsid w:val="003D4FF8"/>
    <w:rsid w:val="003D5293"/>
    <w:rsid w:val="003D5730"/>
    <w:rsid w:val="003D5DD0"/>
    <w:rsid w:val="003D5F05"/>
    <w:rsid w:val="003D6930"/>
    <w:rsid w:val="003D7220"/>
    <w:rsid w:val="003D7303"/>
    <w:rsid w:val="003D7EC5"/>
    <w:rsid w:val="003E2379"/>
    <w:rsid w:val="003E2C38"/>
    <w:rsid w:val="003E46EF"/>
    <w:rsid w:val="003E54D0"/>
    <w:rsid w:val="003E57C0"/>
    <w:rsid w:val="003E5D72"/>
    <w:rsid w:val="003F0548"/>
    <w:rsid w:val="003F0E3B"/>
    <w:rsid w:val="003F2246"/>
    <w:rsid w:val="003F2AFF"/>
    <w:rsid w:val="003F3BE9"/>
    <w:rsid w:val="003F5412"/>
    <w:rsid w:val="003F569D"/>
    <w:rsid w:val="003F67DD"/>
    <w:rsid w:val="003F70DA"/>
    <w:rsid w:val="003F796D"/>
    <w:rsid w:val="0040128D"/>
    <w:rsid w:val="00402F54"/>
    <w:rsid w:val="00402F5F"/>
    <w:rsid w:val="00402F66"/>
    <w:rsid w:val="00403018"/>
    <w:rsid w:val="0040314B"/>
    <w:rsid w:val="0040391C"/>
    <w:rsid w:val="00403B0D"/>
    <w:rsid w:val="0040437B"/>
    <w:rsid w:val="00405342"/>
    <w:rsid w:val="00405392"/>
    <w:rsid w:val="0040547D"/>
    <w:rsid w:val="00406108"/>
    <w:rsid w:val="004062E2"/>
    <w:rsid w:val="00406BB8"/>
    <w:rsid w:val="00407E81"/>
    <w:rsid w:val="004102DC"/>
    <w:rsid w:val="00411746"/>
    <w:rsid w:val="0041193A"/>
    <w:rsid w:val="00412C4D"/>
    <w:rsid w:val="00413CFB"/>
    <w:rsid w:val="00414C26"/>
    <w:rsid w:val="00414E2F"/>
    <w:rsid w:val="00414EE4"/>
    <w:rsid w:val="00414F29"/>
    <w:rsid w:val="00416E6E"/>
    <w:rsid w:val="00417AF9"/>
    <w:rsid w:val="00420727"/>
    <w:rsid w:val="00420CFB"/>
    <w:rsid w:val="00421691"/>
    <w:rsid w:val="00422334"/>
    <w:rsid w:val="004224D1"/>
    <w:rsid w:val="004236BB"/>
    <w:rsid w:val="00424ABF"/>
    <w:rsid w:val="00425D07"/>
    <w:rsid w:val="00425D9C"/>
    <w:rsid w:val="00426F8D"/>
    <w:rsid w:val="00427267"/>
    <w:rsid w:val="00427518"/>
    <w:rsid w:val="00427912"/>
    <w:rsid w:val="0043076C"/>
    <w:rsid w:val="0043078B"/>
    <w:rsid w:val="00431564"/>
    <w:rsid w:val="0043193D"/>
    <w:rsid w:val="00433FF7"/>
    <w:rsid w:val="00434EDC"/>
    <w:rsid w:val="00437518"/>
    <w:rsid w:val="00437C55"/>
    <w:rsid w:val="00437E5D"/>
    <w:rsid w:val="00441446"/>
    <w:rsid w:val="004414A1"/>
    <w:rsid w:val="00442261"/>
    <w:rsid w:val="00442C1C"/>
    <w:rsid w:val="004436E3"/>
    <w:rsid w:val="00444CE5"/>
    <w:rsid w:val="00445048"/>
    <w:rsid w:val="00445F37"/>
    <w:rsid w:val="0044646A"/>
    <w:rsid w:val="00446BD1"/>
    <w:rsid w:val="00447551"/>
    <w:rsid w:val="00447B71"/>
    <w:rsid w:val="004511DD"/>
    <w:rsid w:val="00451D82"/>
    <w:rsid w:val="00452CE8"/>
    <w:rsid w:val="004532ED"/>
    <w:rsid w:val="0045414C"/>
    <w:rsid w:val="004554B7"/>
    <w:rsid w:val="004567B3"/>
    <w:rsid w:val="0045692B"/>
    <w:rsid w:val="004602E9"/>
    <w:rsid w:val="00460C25"/>
    <w:rsid w:val="0046108A"/>
    <w:rsid w:val="004615EB"/>
    <w:rsid w:val="004622BE"/>
    <w:rsid w:val="00462CC1"/>
    <w:rsid w:val="00463B92"/>
    <w:rsid w:val="0046459C"/>
    <w:rsid w:val="00464F1A"/>
    <w:rsid w:val="004654F7"/>
    <w:rsid w:val="00465922"/>
    <w:rsid w:val="00465D01"/>
    <w:rsid w:val="00465D28"/>
    <w:rsid w:val="00465F54"/>
    <w:rsid w:val="00471DA8"/>
    <w:rsid w:val="00472087"/>
    <w:rsid w:val="00473240"/>
    <w:rsid w:val="00473391"/>
    <w:rsid w:val="00473DD2"/>
    <w:rsid w:val="004748FD"/>
    <w:rsid w:val="0047560E"/>
    <w:rsid w:val="00475E6D"/>
    <w:rsid w:val="004761ED"/>
    <w:rsid w:val="00476EFB"/>
    <w:rsid w:val="004777CE"/>
    <w:rsid w:val="00477ABC"/>
    <w:rsid w:val="00480B33"/>
    <w:rsid w:val="00480CE7"/>
    <w:rsid w:val="00480D8A"/>
    <w:rsid w:val="00481136"/>
    <w:rsid w:val="00481544"/>
    <w:rsid w:val="00481AEA"/>
    <w:rsid w:val="00481BA0"/>
    <w:rsid w:val="00481C75"/>
    <w:rsid w:val="00482822"/>
    <w:rsid w:val="00482E11"/>
    <w:rsid w:val="004836EB"/>
    <w:rsid w:val="00485C2C"/>
    <w:rsid w:val="0048740D"/>
    <w:rsid w:val="00487715"/>
    <w:rsid w:val="00487EF8"/>
    <w:rsid w:val="00490981"/>
    <w:rsid w:val="00491419"/>
    <w:rsid w:val="00491B45"/>
    <w:rsid w:val="00491FFD"/>
    <w:rsid w:val="00492537"/>
    <w:rsid w:val="00492A43"/>
    <w:rsid w:val="004931D8"/>
    <w:rsid w:val="00493286"/>
    <w:rsid w:val="00493EE9"/>
    <w:rsid w:val="00493F60"/>
    <w:rsid w:val="0049445D"/>
    <w:rsid w:val="00496E95"/>
    <w:rsid w:val="004A0304"/>
    <w:rsid w:val="004A1118"/>
    <w:rsid w:val="004A1682"/>
    <w:rsid w:val="004A1EB8"/>
    <w:rsid w:val="004A2267"/>
    <w:rsid w:val="004A28E0"/>
    <w:rsid w:val="004A50A2"/>
    <w:rsid w:val="004A5167"/>
    <w:rsid w:val="004A5848"/>
    <w:rsid w:val="004A6442"/>
    <w:rsid w:val="004A7D20"/>
    <w:rsid w:val="004B3CF2"/>
    <w:rsid w:val="004B52E8"/>
    <w:rsid w:val="004B60CF"/>
    <w:rsid w:val="004B6F50"/>
    <w:rsid w:val="004C03DE"/>
    <w:rsid w:val="004C0D58"/>
    <w:rsid w:val="004C3BDA"/>
    <w:rsid w:val="004C4305"/>
    <w:rsid w:val="004C44AE"/>
    <w:rsid w:val="004C4661"/>
    <w:rsid w:val="004C4D51"/>
    <w:rsid w:val="004C5137"/>
    <w:rsid w:val="004C66CD"/>
    <w:rsid w:val="004C6913"/>
    <w:rsid w:val="004C6D16"/>
    <w:rsid w:val="004C7193"/>
    <w:rsid w:val="004C7D55"/>
    <w:rsid w:val="004D01CC"/>
    <w:rsid w:val="004D04E8"/>
    <w:rsid w:val="004D08FC"/>
    <w:rsid w:val="004D0B9D"/>
    <w:rsid w:val="004D0E45"/>
    <w:rsid w:val="004D1737"/>
    <w:rsid w:val="004D1A12"/>
    <w:rsid w:val="004D2332"/>
    <w:rsid w:val="004D2340"/>
    <w:rsid w:val="004D247F"/>
    <w:rsid w:val="004D30E0"/>
    <w:rsid w:val="004D34FE"/>
    <w:rsid w:val="004D55BE"/>
    <w:rsid w:val="004D6DEC"/>
    <w:rsid w:val="004E1711"/>
    <w:rsid w:val="004E1ED8"/>
    <w:rsid w:val="004E216D"/>
    <w:rsid w:val="004E29C4"/>
    <w:rsid w:val="004E35EB"/>
    <w:rsid w:val="004E4E0E"/>
    <w:rsid w:val="004E581A"/>
    <w:rsid w:val="004E5A39"/>
    <w:rsid w:val="004E5DCA"/>
    <w:rsid w:val="004E7D25"/>
    <w:rsid w:val="004E7D2A"/>
    <w:rsid w:val="004E7D77"/>
    <w:rsid w:val="004F06DD"/>
    <w:rsid w:val="004F139D"/>
    <w:rsid w:val="004F1490"/>
    <w:rsid w:val="004F202D"/>
    <w:rsid w:val="004F2810"/>
    <w:rsid w:val="004F2FE3"/>
    <w:rsid w:val="004F4B5B"/>
    <w:rsid w:val="004F6EB4"/>
    <w:rsid w:val="005017F8"/>
    <w:rsid w:val="00503722"/>
    <w:rsid w:val="005046B9"/>
    <w:rsid w:val="00504786"/>
    <w:rsid w:val="00504893"/>
    <w:rsid w:val="005057B5"/>
    <w:rsid w:val="005071EB"/>
    <w:rsid w:val="00510336"/>
    <w:rsid w:val="00512046"/>
    <w:rsid w:val="00512199"/>
    <w:rsid w:val="00512DEB"/>
    <w:rsid w:val="00512E49"/>
    <w:rsid w:val="005130B2"/>
    <w:rsid w:val="00514181"/>
    <w:rsid w:val="005145B4"/>
    <w:rsid w:val="00514907"/>
    <w:rsid w:val="005152B3"/>
    <w:rsid w:val="005153E5"/>
    <w:rsid w:val="005160FC"/>
    <w:rsid w:val="005176EF"/>
    <w:rsid w:val="00517CA1"/>
    <w:rsid w:val="00520063"/>
    <w:rsid w:val="00524B71"/>
    <w:rsid w:val="005257D8"/>
    <w:rsid w:val="00525F0E"/>
    <w:rsid w:val="0052712F"/>
    <w:rsid w:val="00527349"/>
    <w:rsid w:val="00530B6C"/>
    <w:rsid w:val="00530F99"/>
    <w:rsid w:val="005320F8"/>
    <w:rsid w:val="005328EB"/>
    <w:rsid w:val="005351E6"/>
    <w:rsid w:val="0053592C"/>
    <w:rsid w:val="00537F73"/>
    <w:rsid w:val="00537FC5"/>
    <w:rsid w:val="00540D65"/>
    <w:rsid w:val="00542D7E"/>
    <w:rsid w:val="005432DA"/>
    <w:rsid w:val="005445CF"/>
    <w:rsid w:val="00544C33"/>
    <w:rsid w:val="00545FDA"/>
    <w:rsid w:val="00546B6A"/>
    <w:rsid w:val="00550237"/>
    <w:rsid w:val="00550628"/>
    <w:rsid w:val="00550A8E"/>
    <w:rsid w:val="0055157C"/>
    <w:rsid w:val="00551746"/>
    <w:rsid w:val="005521ED"/>
    <w:rsid w:val="00552A86"/>
    <w:rsid w:val="00553372"/>
    <w:rsid w:val="005547A2"/>
    <w:rsid w:val="00555397"/>
    <w:rsid w:val="00555B6D"/>
    <w:rsid w:val="00555EF6"/>
    <w:rsid w:val="005568D2"/>
    <w:rsid w:val="00556AE5"/>
    <w:rsid w:val="00562C1F"/>
    <w:rsid w:val="005648EE"/>
    <w:rsid w:val="00564BCE"/>
    <w:rsid w:val="00564F67"/>
    <w:rsid w:val="00565669"/>
    <w:rsid w:val="005675F0"/>
    <w:rsid w:val="00567C34"/>
    <w:rsid w:val="005710E0"/>
    <w:rsid w:val="005715AF"/>
    <w:rsid w:val="00571BEB"/>
    <w:rsid w:val="005720D4"/>
    <w:rsid w:val="0057256B"/>
    <w:rsid w:val="00572632"/>
    <w:rsid w:val="00572A0C"/>
    <w:rsid w:val="00572B61"/>
    <w:rsid w:val="0057342E"/>
    <w:rsid w:val="005740FB"/>
    <w:rsid w:val="0057468F"/>
    <w:rsid w:val="005759A3"/>
    <w:rsid w:val="005772B9"/>
    <w:rsid w:val="00577B78"/>
    <w:rsid w:val="00577D9E"/>
    <w:rsid w:val="00580148"/>
    <w:rsid w:val="00582877"/>
    <w:rsid w:val="005840DE"/>
    <w:rsid w:val="00584410"/>
    <w:rsid w:val="00584CD1"/>
    <w:rsid w:val="00585C66"/>
    <w:rsid w:val="00585DA9"/>
    <w:rsid w:val="00585F0F"/>
    <w:rsid w:val="00586605"/>
    <w:rsid w:val="0058711B"/>
    <w:rsid w:val="00587DA0"/>
    <w:rsid w:val="00587E12"/>
    <w:rsid w:val="00590AF5"/>
    <w:rsid w:val="00590FF9"/>
    <w:rsid w:val="00591D72"/>
    <w:rsid w:val="005930EB"/>
    <w:rsid w:val="0059313C"/>
    <w:rsid w:val="00594183"/>
    <w:rsid w:val="005942CC"/>
    <w:rsid w:val="005949B4"/>
    <w:rsid w:val="00595E8E"/>
    <w:rsid w:val="00596BC6"/>
    <w:rsid w:val="005A0B8C"/>
    <w:rsid w:val="005A0DD5"/>
    <w:rsid w:val="005A1944"/>
    <w:rsid w:val="005A1AA8"/>
    <w:rsid w:val="005A1DDB"/>
    <w:rsid w:val="005A1F85"/>
    <w:rsid w:val="005A37E4"/>
    <w:rsid w:val="005A441C"/>
    <w:rsid w:val="005A522E"/>
    <w:rsid w:val="005A63E0"/>
    <w:rsid w:val="005A7552"/>
    <w:rsid w:val="005A77CD"/>
    <w:rsid w:val="005A77E7"/>
    <w:rsid w:val="005A7EDE"/>
    <w:rsid w:val="005B1617"/>
    <w:rsid w:val="005B22E5"/>
    <w:rsid w:val="005B2A7C"/>
    <w:rsid w:val="005B3780"/>
    <w:rsid w:val="005B3888"/>
    <w:rsid w:val="005B471D"/>
    <w:rsid w:val="005B52C6"/>
    <w:rsid w:val="005B631E"/>
    <w:rsid w:val="005B6FF2"/>
    <w:rsid w:val="005B739C"/>
    <w:rsid w:val="005B76ED"/>
    <w:rsid w:val="005B7809"/>
    <w:rsid w:val="005B7CCB"/>
    <w:rsid w:val="005C1520"/>
    <w:rsid w:val="005C1747"/>
    <w:rsid w:val="005C1A64"/>
    <w:rsid w:val="005C26C1"/>
    <w:rsid w:val="005C273F"/>
    <w:rsid w:val="005C3D4F"/>
    <w:rsid w:val="005C4015"/>
    <w:rsid w:val="005C55D8"/>
    <w:rsid w:val="005C632C"/>
    <w:rsid w:val="005C6A09"/>
    <w:rsid w:val="005C7413"/>
    <w:rsid w:val="005C7E8B"/>
    <w:rsid w:val="005D006C"/>
    <w:rsid w:val="005D0377"/>
    <w:rsid w:val="005D090D"/>
    <w:rsid w:val="005D141C"/>
    <w:rsid w:val="005D15A3"/>
    <w:rsid w:val="005D1872"/>
    <w:rsid w:val="005D1A67"/>
    <w:rsid w:val="005D2430"/>
    <w:rsid w:val="005D28C7"/>
    <w:rsid w:val="005D2C86"/>
    <w:rsid w:val="005D46F0"/>
    <w:rsid w:val="005D4E6A"/>
    <w:rsid w:val="005D5C2A"/>
    <w:rsid w:val="005D6B01"/>
    <w:rsid w:val="005D7833"/>
    <w:rsid w:val="005E11C3"/>
    <w:rsid w:val="005E2002"/>
    <w:rsid w:val="005E3DC0"/>
    <w:rsid w:val="005E4A51"/>
    <w:rsid w:val="005E58AB"/>
    <w:rsid w:val="005E5FC7"/>
    <w:rsid w:val="005E6592"/>
    <w:rsid w:val="005E6771"/>
    <w:rsid w:val="005E6EA5"/>
    <w:rsid w:val="005E7BE5"/>
    <w:rsid w:val="005E7E87"/>
    <w:rsid w:val="005F0303"/>
    <w:rsid w:val="005F05A6"/>
    <w:rsid w:val="005F0B38"/>
    <w:rsid w:val="005F19B6"/>
    <w:rsid w:val="005F2556"/>
    <w:rsid w:val="005F31D4"/>
    <w:rsid w:val="005F452E"/>
    <w:rsid w:val="005F63B4"/>
    <w:rsid w:val="005F795E"/>
    <w:rsid w:val="005F7C2F"/>
    <w:rsid w:val="00600BD5"/>
    <w:rsid w:val="006049C8"/>
    <w:rsid w:val="00604ACF"/>
    <w:rsid w:val="006079D6"/>
    <w:rsid w:val="00610889"/>
    <w:rsid w:val="0061094D"/>
    <w:rsid w:val="00610C28"/>
    <w:rsid w:val="00610EDA"/>
    <w:rsid w:val="00611692"/>
    <w:rsid w:val="00612148"/>
    <w:rsid w:val="0061293B"/>
    <w:rsid w:val="00612AF5"/>
    <w:rsid w:val="00612CAF"/>
    <w:rsid w:val="00612DC1"/>
    <w:rsid w:val="00613496"/>
    <w:rsid w:val="006141C9"/>
    <w:rsid w:val="006164A6"/>
    <w:rsid w:val="0061651A"/>
    <w:rsid w:val="00617D6D"/>
    <w:rsid w:val="0062014B"/>
    <w:rsid w:val="00620E13"/>
    <w:rsid w:val="00621130"/>
    <w:rsid w:val="00621838"/>
    <w:rsid w:val="006225D5"/>
    <w:rsid w:val="006228F7"/>
    <w:rsid w:val="00625190"/>
    <w:rsid w:val="00625C24"/>
    <w:rsid w:val="00626AF0"/>
    <w:rsid w:val="00626B27"/>
    <w:rsid w:val="00627C6C"/>
    <w:rsid w:val="006300EA"/>
    <w:rsid w:val="00630A45"/>
    <w:rsid w:val="00630A70"/>
    <w:rsid w:val="00630C3B"/>
    <w:rsid w:val="006314D0"/>
    <w:rsid w:val="006317C2"/>
    <w:rsid w:val="006327B3"/>
    <w:rsid w:val="00633F25"/>
    <w:rsid w:val="00634843"/>
    <w:rsid w:val="00634A69"/>
    <w:rsid w:val="00635861"/>
    <w:rsid w:val="00635924"/>
    <w:rsid w:val="00635DC1"/>
    <w:rsid w:val="00637D06"/>
    <w:rsid w:val="006412EE"/>
    <w:rsid w:val="00641BDA"/>
    <w:rsid w:val="00641D74"/>
    <w:rsid w:val="00642550"/>
    <w:rsid w:val="0064349C"/>
    <w:rsid w:val="00643844"/>
    <w:rsid w:val="00643DFF"/>
    <w:rsid w:val="006448DA"/>
    <w:rsid w:val="006463BE"/>
    <w:rsid w:val="00646C09"/>
    <w:rsid w:val="00646E97"/>
    <w:rsid w:val="00647769"/>
    <w:rsid w:val="00647956"/>
    <w:rsid w:val="00647B30"/>
    <w:rsid w:val="006505AD"/>
    <w:rsid w:val="00650E5D"/>
    <w:rsid w:val="00650F1B"/>
    <w:rsid w:val="00651A82"/>
    <w:rsid w:val="00651B0F"/>
    <w:rsid w:val="00651E75"/>
    <w:rsid w:val="00655DD0"/>
    <w:rsid w:val="006569EA"/>
    <w:rsid w:val="006571C6"/>
    <w:rsid w:val="00657FE5"/>
    <w:rsid w:val="0066027F"/>
    <w:rsid w:val="0066094E"/>
    <w:rsid w:val="00660AD3"/>
    <w:rsid w:val="00660DEE"/>
    <w:rsid w:val="00660E4B"/>
    <w:rsid w:val="006611F7"/>
    <w:rsid w:val="006615E9"/>
    <w:rsid w:val="006633E2"/>
    <w:rsid w:val="006637A8"/>
    <w:rsid w:val="00663B87"/>
    <w:rsid w:val="00664496"/>
    <w:rsid w:val="006645FA"/>
    <w:rsid w:val="00664DA3"/>
    <w:rsid w:val="00665623"/>
    <w:rsid w:val="006665C2"/>
    <w:rsid w:val="006665CD"/>
    <w:rsid w:val="00666922"/>
    <w:rsid w:val="00666C95"/>
    <w:rsid w:val="006672D9"/>
    <w:rsid w:val="0066799F"/>
    <w:rsid w:val="00670FF9"/>
    <w:rsid w:val="00671DE4"/>
    <w:rsid w:val="00672152"/>
    <w:rsid w:val="00672AA8"/>
    <w:rsid w:val="00672F07"/>
    <w:rsid w:val="0067365C"/>
    <w:rsid w:val="00673FC1"/>
    <w:rsid w:val="00674529"/>
    <w:rsid w:val="00674F3C"/>
    <w:rsid w:val="0067687F"/>
    <w:rsid w:val="00677013"/>
    <w:rsid w:val="00677067"/>
    <w:rsid w:val="00677377"/>
    <w:rsid w:val="006800B8"/>
    <w:rsid w:val="00680493"/>
    <w:rsid w:val="00680A10"/>
    <w:rsid w:val="00680E8D"/>
    <w:rsid w:val="006820E8"/>
    <w:rsid w:val="00682898"/>
    <w:rsid w:val="0068344E"/>
    <w:rsid w:val="006835A7"/>
    <w:rsid w:val="00683900"/>
    <w:rsid w:val="006843B0"/>
    <w:rsid w:val="006843CA"/>
    <w:rsid w:val="006851AA"/>
    <w:rsid w:val="0068563B"/>
    <w:rsid w:val="0068703F"/>
    <w:rsid w:val="00687511"/>
    <w:rsid w:val="00687EAB"/>
    <w:rsid w:val="006934C0"/>
    <w:rsid w:val="006938CE"/>
    <w:rsid w:val="00693DE6"/>
    <w:rsid w:val="00694B64"/>
    <w:rsid w:val="0069546E"/>
    <w:rsid w:val="006968A7"/>
    <w:rsid w:val="006969CA"/>
    <w:rsid w:val="006A127D"/>
    <w:rsid w:val="006A15C5"/>
    <w:rsid w:val="006A4F29"/>
    <w:rsid w:val="006A539A"/>
    <w:rsid w:val="006A5ADB"/>
    <w:rsid w:val="006A72FA"/>
    <w:rsid w:val="006A7B49"/>
    <w:rsid w:val="006A7D6C"/>
    <w:rsid w:val="006B0FA7"/>
    <w:rsid w:val="006B189D"/>
    <w:rsid w:val="006B18BD"/>
    <w:rsid w:val="006B2727"/>
    <w:rsid w:val="006B3C01"/>
    <w:rsid w:val="006B67CE"/>
    <w:rsid w:val="006B768F"/>
    <w:rsid w:val="006C01FE"/>
    <w:rsid w:val="006C06EB"/>
    <w:rsid w:val="006C15B6"/>
    <w:rsid w:val="006C7ABD"/>
    <w:rsid w:val="006C7CF6"/>
    <w:rsid w:val="006D02B7"/>
    <w:rsid w:val="006D04B6"/>
    <w:rsid w:val="006D138C"/>
    <w:rsid w:val="006D3A04"/>
    <w:rsid w:val="006D3B71"/>
    <w:rsid w:val="006D3C70"/>
    <w:rsid w:val="006D4B67"/>
    <w:rsid w:val="006D6159"/>
    <w:rsid w:val="006D62AF"/>
    <w:rsid w:val="006D771B"/>
    <w:rsid w:val="006E1067"/>
    <w:rsid w:val="006E1B9F"/>
    <w:rsid w:val="006E26AC"/>
    <w:rsid w:val="006E307A"/>
    <w:rsid w:val="006E336E"/>
    <w:rsid w:val="006E3449"/>
    <w:rsid w:val="006E3E10"/>
    <w:rsid w:val="006E4331"/>
    <w:rsid w:val="006E453F"/>
    <w:rsid w:val="006E4708"/>
    <w:rsid w:val="006E5131"/>
    <w:rsid w:val="006E5C57"/>
    <w:rsid w:val="006E686B"/>
    <w:rsid w:val="006E6DF2"/>
    <w:rsid w:val="006E70B3"/>
    <w:rsid w:val="006E7E33"/>
    <w:rsid w:val="006F09B9"/>
    <w:rsid w:val="006F29BB"/>
    <w:rsid w:val="006F2BF0"/>
    <w:rsid w:val="006F3196"/>
    <w:rsid w:val="006F4989"/>
    <w:rsid w:val="006F5133"/>
    <w:rsid w:val="006F51EA"/>
    <w:rsid w:val="006F57F0"/>
    <w:rsid w:val="006F5F50"/>
    <w:rsid w:val="006F6C6D"/>
    <w:rsid w:val="006F7225"/>
    <w:rsid w:val="00700AF8"/>
    <w:rsid w:val="00700EC7"/>
    <w:rsid w:val="00701401"/>
    <w:rsid w:val="00702686"/>
    <w:rsid w:val="00703E16"/>
    <w:rsid w:val="00704763"/>
    <w:rsid w:val="007050DD"/>
    <w:rsid w:val="007055A6"/>
    <w:rsid w:val="00705778"/>
    <w:rsid w:val="00705AC5"/>
    <w:rsid w:val="007064C8"/>
    <w:rsid w:val="00706D44"/>
    <w:rsid w:val="00707B84"/>
    <w:rsid w:val="00707BF6"/>
    <w:rsid w:val="007109CC"/>
    <w:rsid w:val="0071117D"/>
    <w:rsid w:val="00712518"/>
    <w:rsid w:val="00713336"/>
    <w:rsid w:val="0071461B"/>
    <w:rsid w:val="00714876"/>
    <w:rsid w:val="00714DDD"/>
    <w:rsid w:val="00715421"/>
    <w:rsid w:val="0071575E"/>
    <w:rsid w:val="00716569"/>
    <w:rsid w:val="007165BD"/>
    <w:rsid w:val="00716E40"/>
    <w:rsid w:val="007224B8"/>
    <w:rsid w:val="0072280B"/>
    <w:rsid w:val="00722E78"/>
    <w:rsid w:val="00724605"/>
    <w:rsid w:val="00725A1F"/>
    <w:rsid w:val="007262D9"/>
    <w:rsid w:val="00727CB0"/>
    <w:rsid w:val="00730B41"/>
    <w:rsid w:val="00731175"/>
    <w:rsid w:val="007317A8"/>
    <w:rsid w:val="00732063"/>
    <w:rsid w:val="00732A54"/>
    <w:rsid w:val="00733F6A"/>
    <w:rsid w:val="007341F7"/>
    <w:rsid w:val="00734ABE"/>
    <w:rsid w:val="00734ED6"/>
    <w:rsid w:val="00735389"/>
    <w:rsid w:val="0073767A"/>
    <w:rsid w:val="007378CD"/>
    <w:rsid w:val="00737900"/>
    <w:rsid w:val="00740D2A"/>
    <w:rsid w:val="00740D3D"/>
    <w:rsid w:val="00741713"/>
    <w:rsid w:val="00744602"/>
    <w:rsid w:val="007449E9"/>
    <w:rsid w:val="0075050E"/>
    <w:rsid w:val="00750896"/>
    <w:rsid w:val="00752846"/>
    <w:rsid w:val="00752C07"/>
    <w:rsid w:val="007534B9"/>
    <w:rsid w:val="007536EB"/>
    <w:rsid w:val="0075376A"/>
    <w:rsid w:val="0075412A"/>
    <w:rsid w:val="00754FE1"/>
    <w:rsid w:val="00755576"/>
    <w:rsid w:val="00757322"/>
    <w:rsid w:val="0075782D"/>
    <w:rsid w:val="007578D7"/>
    <w:rsid w:val="007628B9"/>
    <w:rsid w:val="00762D35"/>
    <w:rsid w:val="0076602C"/>
    <w:rsid w:val="00766A68"/>
    <w:rsid w:val="00766E08"/>
    <w:rsid w:val="00767324"/>
    <w:rsid w:val="00770687"/>
    <w:rsid w:val="00772005"/>
    <w:rsid w:val="007743B5"/>
    <w:rsid w:val="00774DAF"/>
    <w:rsid w:val="00774DED"/>
    <w:rsid w:val="00775E83"/>
    <w:rsid w:val="0077746B"/>
    <w:rsid w:val="007774A0"/>
    <w:rsid w:val="00777801"/>
    <w:rsid w:val="0077780F"/>
    <w:rsid w:val="0078123A"/>
    <w:rsid w:val="0078243E"/>
    <w:rsid w:val="007824ED"/>
    <w:rsid w:val="007828A2"/>
    <w:rsid w:val="00784554"/>
    <w:rsid w:val="00785ECC"/>
    <w:rsid w:val="007905D9"/>
    <w:rsid w:val="00791727"/>
    <w:rsid w:val="00791962"/>
    <w:rsid w:val="00791A9D"/>
    <w:rsid w:val="00791C96"/>
    <w:rsid w:val="00792E1C"/>
    <w:rsid w:val="00793182"/>
    <w:rsid w:val="007947E9"/>
    <w:rsid w:val="00794D7F"/>
    <w:rsid w:val="007953C8"/>
    <w:rsid w:val="00797C48"/>
    <w:rsid w:val="007A0733"/>
    <w:rsid w:val="007A1079"/>
    <w:rsid w:val="007A2413"/>
    <w:rsid w:val="007A2CE8"/>
    <w:rsid w:val="007A3665"/>
    <w:rsid w:val="007A391C"/>
    <w:rsid w:val="007A3BA4"/>
    <w:rsid w:val="007A3EAF"/>
    <w:rsid w:val="007A4FF7"/>
    <w:rsid w:val="007A53C3"/>
    <w:rsid w:val="007A6095"/>
    <w:rsid w:val="007A7345"/>
    <w:rsid w:val="007B122D"/>
    <w:rsid w:val="007B1568"/>
    <w:rsid w:val="007B3368"/>
    <w:rsid w:val="007B35BE"/>
    <w:rsid w:val="007B389F"/>
    <w:rsid w:val="007B3B27"/>
    <w:rsid w:val="007B4287"/>
    <w:rsid w:val="007B45F4"/>
    <w:rsid w:val="007B5729"/>
    <w:rsid w:val="007B71BD"/>
    <w:rsid w:val="007B7B4B"/>
    <w:rsid w:val="007C0F91"/>
    <w:rsid w:val="007C10FE"/>
    <w:rsid w:val="007C2891"/>
    <w:rsid w:val="007C328A"/>
    <w:rsid w:val="007C32C2"/>
    <w:rsid w:val="007C39CE"/>
    <w:rsid w:val="007C561E"/>
    <w:rsid w:val="007C5629"/>
    <w:rsid w:val="007C5820"/>
    <w:rsid w:val="007C5DC4"/>
    <w:rsid w:val="007C7DD4"/>
    <w:rsid w:val="007D09D0"/>
    <w:rsid w:val="007D0EC9"/>
    <w:rsid w:val="007D1830"/>
    <w:rsid w:val="007D1C26"/>
    <w:rsid w:val="007D2DD8"/>
    <w:rsid w:val="007D2E69"/>
    <w:rsid w:val="007D46A5"/>
    <w:rsid w:val="007D4C2D"/>
    <w:rsid w:val="007D5238"/>
    <w:rsid w:val="007D5968"/>
    <w:rsid w:val="007D65F2"/>
    <w:rsid w:val="007D7903"/>
    <w:rsid w:val="007E09C8"/>
    <w:rsid w:val="007E1C13"/>
    <w:rsid w:val="007E2727"/>
    <w:rsid w:val="007E650D"/>
    <w:rsid w:val="007E6591"/>
    <w:rsid w:val="007E7143"/>
    <w:rsid w:val="007F1AB0"/>
    <w:rsid w:val="007F1DE0"/>
    <w:rsid w:val="007F347A"/>
    <w:rsid w:val="007F3490"/>
    <w:rsid w:val="007F45B2"/>
    <w:rsid w:val="007F5628"/>
    <w:rsid w:val="007F5F76"/>
    <w:rsid w:val="007F7140"/>
    <w:rsid w:val="00800F7D"/>
    <w:rsid w:val="00801D3D"/>
    <w:rsid w:val="00802F7F"/>
    <w:rsid w:val="00803ECC"/>
    <w:rsid w:val="00804317"/>
    <w:rsid w:val="0080493C"/>
    <w:rsid w:val="00807C01"/>
    <w:rsid w:val="00810B5D"/>
    <w:rsid w:val="00813DB6"/>
    <w:rsid w:val="00814D07"/>
    <w:rsid w:val="00814D1C"/>
    <w:rsid w:val="00815034"/>
    <w:rsid w:val="00815523"/>
    <w:rsid w:val="0081602C"/>
    <w:rsid w:val="00816563"/>
    <w:rsid w:val="008172C2"/>
    <w:rsid w:val="00817590"/>
    <w:rsid w:val="0081775A"/>
    <w:rsid w:val="00817FD7"/>
    <w:rsid w:val="008200D3"/>
    <w:rsid w:val="008203E2"/>
    <w:rsid w:val="008204E9"/>
    <w:rsid w:val="0082081A"/>
    <w:rsid w:val="00821930"/>
    <w:rsid w:val="0082230D"/>
    <w:rsid w:val="008226AA"/>
    <w:rsid w:val="00825065"/>
    <w:rsid w:val="008252FB"/>
    <w:rsid w:val="008269A0"/>
    <w:rsid w:val="008276A5"/>
    <w:rsid w:val="00827A24"/>
    <w:rsid w:val="008304F5"/>
    <w:rsid w:val="008308FD"/>
    <w:rsid w:val="00830AA9"/>
    <w:rsid w:val="00830E15"/>
    <w:rsid w:val="008321A1"/>
    <w:rsid w:val="00832992"/>
    <w:rsid w:val="00835450"/>
    <w:rsid w:val="008366D8"/>
    <w:rsid w:val="00840876"/>
    <w:rsid w:val="00841D60"/>
    <w:rsid w:val="0084205A"/>
    <w:rsid w:val="00842904"/>
    <w:rsid w:val="00843379"/>
    <w:rsid w:val="00843DB8"/>
    <w:rsid w:val="008449A1"/>
    <w:rsid w:val="00844F2E"/>
    <w:rsid w:val="00845352"/>
    <w:rsid w:val="008478A8"/>
    <w:rsid w:val="00847E6D"/>
    <w:rsid w:val="00850322"/>
    <w:rsid w:val="00850865"/>
    <w:rsid w:val="0085093E"/>
    <w:rsid w:val="00850F57"/>
    <w:rsid w:val="00852419"/>
    <w:rsid w:val="00852679"/>
    <w:rsid w:val="00852AE0"/>
    <w:rsid w:val="00853A60"/>
    <w:rsid w:val="00853ACE"/>
    <w:rsid w:val="00853BC8"/>
    <w:rsid w:val="008542ED"/>
    <w:rsid w:val="008542F8"/>
    <w:rsid w:val="00855742"/>
    <w:rsid w:val="00856E7B"/>
    <w:rsid w:val="00857D96"/>
    <w:rsid w:val="00857DF2"/>
    <w:rsid w:val="00860DBD"/>
    <w:rsid w:val="00861F30"/>
    <w:rsid w:val="00862951"/>
    <w:rsid w:val="00863010"/>
    <w:rsid w:val="008641C4"/>
    <w:rsid w:val="008651A7"/>
    <w:rsid w:val="0086549A"/>
    <w:rsid w:val="0086667D"/>
    <w:rsid w:val="008671C4"/>
    <w:rsid w:val="00867577"/>
    <w:rsid w:val="00867A32"/>
    <w:rsid w:val="00867F1C"/>
    <w:rsid w:val="008709C2"/>
    <w:rsid w:val="0087135F"/>
    <w:rsid w:val="00871CE4"/>
    <w:rsid w:val="00872052"/>
    <w:rsid w:val="00873483"/>
    <w:rsid w:val="00873563"/>
    <w:rsid w:val="00874514"/>
    <w:rsid w:val="008759C4"/>
    <w:rsid w:val="008764D4"/>
    <w:rsid w:val="00876B48"/>
    <w:rsid w:val="00877E12"/>
    <w:rsid w:val="00880B28"/>
    <w:rsid w:val="00881B92"/>
    <w:rsid w:val="0088260D"/>
    <w:rsid w:val="00882987"/>
    <w:rsid w:val="00882B01"/>
    <w:rsid w:val="008846BC"/>
    <w:rsid w:val="00887D7F"/>
    <w:rsid w:val="00887F7B"/>
    <w:rsid w:val="0089045B"/>
    <w:rsid w:val="008905B8"/>
    <w:rsid w:val="00890917"/>
    <w:rsid w:val="00890DAB"/>
    <w:rsid w:val="0089288E"/>
    <w:rsid w:val="00892E09"/>
    <w:rsid w:val="00897029"/>
    <w:rsid w:val="0089790F"/>
    <w:rsid w:val="008A04A2"/>
    <w:rsid w:val="008A0826"/>
    <w:rsid w:val="008A0A4E"/>
    <w:rsid w:val="008A1108"/>
    <w:rsid w:val="008A1A41"/>
    <w:rsid w:val="008A1A97"/>
    <w:rsid w:val="008A226E"/>
    <w:rsid w:val="008A36EC"/>
    <w:rsid w:val="008A3925"/>
    <w:rsid w:val="008A392B"/>
    <w:rsid w:val="008A3E96"/>
    <w:rsid w:val="008A4CC8"/>
    <w:rsid w:val="008A5570"/>
    <w:rsid w:val="008A5A32"/>
    <w:rsid w:val="008A5AD0"/>
    <w:rsid w:val="008A5CD1"/>
    <w:rsid w:val="008A644C"/>
    <w:rsid w:val="008A74A3"/>
    <w:rsid w:val="008B02AD"/>
    <w:rsid w:val="008B05B8"/>
    <w:rsid w:val="008B08E0"/>
    <w:rsid w:val="008B377F"/>
    <w:rsid w:val="008B4604"/>
    <w:rsid w:val="008B5D76"/>
    <w:rsid w:val="008B7AB0"/>
    <w:rsid w:val="008C070C"/>
    <w:rsid w:val="008C12E7"/>
    <w:rsid w:val="008C172A"/>
    <w:rsid w:val="008C1D4A"/>
    <w:rsid w:val="008C2429"/>
    <w:rsid w:val="008C25A2"/>
    <w:rsid w:val="008C30C5"/>
    <w:rsid w:val="008C638B"/>
    <w:rsid w:val="008C67EA"/>
    <w:rsid w:val="008C6C9B"/>
    <w:rsid w:val="008C71A0"/>
    <w:rsid w:val="008C7FCC"/>
    <w:rsid w:val="008D16D7"/>
    <w:rsid w:val="008D449B"/>
    <w:rsid w:val="008D4B82"/>
    <w:rsid w:val="008D4DA4"/>
    <w:rsid w:val="008D4E4E"/>
    <w:rsid w:val="008D52D0"/>
    <w:rsid w:val="008D73D0"/>
    <w:rsid w:val="008D7400"/>
    <w:rsid w:val="008E0531"/>
    <w:rsid w:val="008E053C"/>
    <w:rsid w:val="008E1117"/>
    <w:rsid w:val="008E212A"/>
    <w:rsid w:val="008E299E"/>
    <w:rsid w:val="008E2C08"/>
    <w:rsid w:val="008E3241"/>
    <w:rsid w:val="008E39D8"/>
    <w:rsid w:val="008E412D"/>
    <w:rsid w:val="008E44FE"/>
    <w:rsid w:val="008E4E72"/>
    <w:rsid w:val="008E4F9F"/>
    <w:rsid w:val="008E6464"/>
    <w:rsid w:val="008E6A7C"/>
    <w:rsid w:val="008E70E0"/>
    <w:rsid w:val="008F075E"/>
    <w:rsid w:val="008F0DB2"/>
    <w:rsid w:val="008F1975"/>
    <w:rsid w:val="008F3248"/>
    <w:rsid w:val="008F35E3"/>
    <w:rsid w:val="008F3B44"/>
    <w:rsid w:val="008F4280"/>
    <w:rsid w:val="008F4693"/>
    <w:rsid w:val="0090006A"/>
    <w:rsid w:val="0090038A"/>
    <w:rsid w:val="009006B5"/>
    <w:rsid w:val="00900A1C"/>
    <w:rsid w:val="009020E0"/>
    <w:rsid w:val="00902E8C"/>
    <w:rsid w:val="0090334A"/>
    <w:rsid w:val="00903CB6"/>
    <w:rsid w:val="00903FE4"/>
    <w:rsid w:val="009058E3"/>
    <w:rsid w:val="00905CF8"/>
    <w:rsid w:val="00905E6F"/>
    <w:rsid w:val="0090608D"/>
    <w:rsid w:val="00906102"/>
    <w:rsid w:val="00907420"/>
    <w:rsid w:val="00907C6E"/>
    <w:rsid w:val="00907D22"/>
    <w:rsid w:val="00907EB9"/>
    <w:rsid w:val="00910AB0"/>
    <w:rsid w:val="009110DA"/>
    <w:rsid w:val="00911490"/>
    <w:rsid w:val="00911AE6"/>
    <w:rsid w:val="00912141"/>
    <w:rsid w:val="00912173"/>
    <w:rsid w:val="00912BB3"/>
    <w:rsid w:val="00912F1E"/>
    <w:rsid w:val="009143B0"/>
    <w:rsid w:val="0091498F"/>
    <w:rsid w:val="0091504D"/>
    <w:rsid w:val="00915E60"/>
    <w:rsid w:val="0091723D"/>
    <w:rsid w:val="0092066D"/>
    <w:rsid w:val="00920893"/>
    <w:rsid w:val="0092154C"/>
    <w:rsid w:val="009215E5"/>
    <w:rsid w:val="00921C18"/>
    <w:rsid w:val="0092247B"/>
    <w:rsid w:val="0092305B"/>
    <w:rsid w:val="009237F2"/>
    <w:rsid w:val="00923A67"/>
    <w:rsid w:val="00924498"/>
    <w:rsid w:val="00924D98"/>
    <w:rsid w:val="0092583B"/>
    <w:rsid w:val="00925B72"/>
    <w:rsid w:val="0092644D"/>
    <w:rsid w:val="00926897"/>
    <w:rsid w:val="0092763D"/>
    <w:rsid w:val="00927A19"/>
    <w:rsid w:val="00930013"/>
    <w:rsid w:val="0093177A"/>
    <w:rsid w:val="00932464"/>
    <w:rsid w:val="00934243"/>
    <w:rsid w:val="009343D2"/>
    <w:rsid w:val="009347C5"/>
    <w:rsid w:val="00934A31"/>
    <w:rsid w:val="00934A83"/>
    <w:rsid w:val="00934B2B"/>
    <w:rsid w:val="009363D2"/>
    <w:rsid w:val="00937BEB"/>
    <w:rsid w:val="00937EAD"/>
    <w:rsid w:val="00940193"/>
    <w:rsid w:val="009401A1"/>
    <w:rsid w:val="009420EF"/>
    <w:rsid w:val="00942B78"/>
    <w:rsid w:val="009432C7"/>
    <w:rsid w:val="009453F0"/>
    <w:rsid w:val="009466C2"/>
    <w:rsid w:val="00946D36"/>
    <w:rsid w:val="0095040F"/>
    <w:rsid w:val="009506C1"/>
    <w:rsid w:val="009508CC"/>
    <w:rsid w:val="00952468"/>
    <w:rsid w:val="00952C24"/>
    <w:rsid w:val="009532BE"/>
    <w:rsid w:val="009533FF"/>
    <w:rsid w:val="0095418B"/>
    <w:rsid w:val="00956A31"/>
    <w:rsid w:val="0095759C"/>
    <w:rsid w:val="00957E33"/>
    <w:rsid w:val="00957E7A"/>
    <w:rsid w:val="00961968"/>
    <w:rsid w:val="00962307"/>
    <w:rsid w:val="00962502"/>
    <w:rsid w:val="00963646"/>
    <w:rsid w:val="009641C1"/>
    <w:rsid w:val="00964825"/>
    <w:rsid w:val="0096548A"/>
    <w:rsid w:val="00965578"/>
    <w:rsid w:val="00967DE5"/>
    <w:rsid w:val="00967EEB"/>
    <w:rsid w:val="00970035"/>
    <w:rsid w:val="00970425"/>
    <w:rsid w:val="00971184"/>
    <w:rsid w:val="00972C2F"/>
    <w:rsid w:val="00972FF7"/>
    <w:rsid w:val="00973711"/>
    <w:rsid w:val="00975591"/>
    <w:rsid w:val="00976437"/>
    <w:rsid w:val="00982D47"/>
    <w:rsid w:val="00982FBE"/>
    <w:rsid w:val="00983ACF"/>
    <w:rsid w:val="00983AF8"/>
    <w:rsid w:val="00983CF4"/>
    <w:rsid w:val="00983D1C"/>
    <w:rsid w:val="009859FC"/>
    <w:rsid w:val="00986EAC"/>
    <w:rsid w:val="00987760"/>
    <w:rsid w:val="00987F2A"/>
    <w:rsid w:val="009916B0"/>
    <w:rsid w:val="00991815"/>
    <w:rsid w:val="009924FE"/>
    <w:rsid w:val="00992B98"/>
    <w:rsid w:val="00994C07"/>
    <w:rsid w:val="009958DC"/>
    <w:rsid w:val="00997139"/>
    <w:rsid w:val="009974E7"/>
    <w:rsid w:val="00997904"/>
    <w:rsid w:val="0099796E"/>
    <w:rsid w:val="00997F36"/>
    <w:rsid w:val="00997FAD"/>
    <w:rsid w:val="009A030F"/>
    <w:rsid w:val="009A07DF"/>
    <w:rsid w:val="009A153B"/>
    <w:rsid w:val="009A1937"/>
    <w:rsid w:val="009A1B3B"/>
    <w:rsid w:val="009A262B"/>
    <w:rsid w:val="009A58CE"/>
    <w:rsid w:val="009A66F8"/>
    <w:rsid w:val="009A6AB4"/>
    <w:rsid w:val="009B1441"/>
    <w:rsid w:val="009B14CF"/>
    <w:rsid w:val="009B2ED7"/>
    <w:rsid w:val="009B401E"/>
    <w:rsid w:val="009B4312"/>
    <w:rsid w:val="009B5851"/>
    <w:rsid w:val="009B6C9B"/>
    <w:rsid w:val="009B7F04"/>
    <w:rsid w:val="009C06AC"/>
    <w:rsid w:val="009C14F8"/>
    <w:rsid w:val="009C1974"/>
    <w:rsid w:val="009C40CE"/>
    <w:rsid w:val="009C4685"/>
    <w:rsid w:val="009C4B18"/>
    <w:rsid w:val="009C5A03"/>
    <w:rsid w:val="009C5B31"/>
    <w:rsid w:val="009C5F4D"/>
    <w:rsid w:val="009C632D"/>
    <w:rsid w:val="009C63FF"/>
    <w:rsid w:val="009C7017"/>
    <w:rsid w:val="009C74B9"/>
    <w:rsid w:val="009D039A"/>
    <w:rsid w:val="009D04FC"/>
    <w:rsid w:val="009D163A"/>
    <w:rsid w:val="009D1DC8"/>
    <w:rsid w:val="009D3F66"/>
    <w:rsid w:val="009D5716"/>
    <w:rsid w:val="009D6088"/>
    <w:rsid w:val="009D617A"/>
    <w:rsid w:val="009D61DD"/>
    <w:rsid w:val="009D62F6"/>
    <w:rsid w:val="009D76F0"/>
    <w:rsid w:val="009E020F"/>
    <w:rsid w:val="009E07FF"/>
    <w:rsid w:val="009E0D7E"/>
    <w:rsid w:val="009E1119"/>
    <w:rsid w:val="009E178A"/>
    <w:rsid w:val="009E184F"/>
    <w:rsid w:val="009E26CA"/>
    <w:rsid w:val="009E2FBB"/>
    <w:rsid w:val="009E52C2"/>
    <w:rsid w:val="009E5483"/>
    <w:rsid w:val="009E55F8"/>
    <w:rsid w:val="009E5DBB"/>
    <w:rsid w:val="009E62F4"/>
    <w:rsid w:val="009E6A8C"/>
    <w:rsid w:val="009E6D5B"/>
    <w:rsid w:val="009E713D"/>
    <w:rsid w:val="009E7694"/>
    <w:rsid w:val="009F38CB"/>
    <w:rsid w:val="009F3B50"/>
    <w:rsid w:val="009F3D11"/>
    <w:rsid w:val="009F4A3F"/>
    <w:rsid w:val="009F70BE"/>
    <w:rsid w:val="009F715B"/>
    <w:rsid w:val="009F7693"/>
    <w:rsid w:val="00A001D8"/>
    <w:rsid w:val="00A01138"/>
    <w:rsid w:val="00A0159C"/>
    <w:rsid w:val="00A04110"/>
    <w:rsid w:val="00A041D4"/>
    <w:rsid w:val="00A044F4"/>
    <w:rsid w:val="00A050CF"/>
    <w:rsid w:val="00A05213"/>
    <w:rsid w:val="00A05EDC"/>
    <w:rsid w:val="00A0617C"/>
    <w:rsid w:val="00A06DDD"/>
    <w:rsid w:val="00A107A1"/>
    <w:rsid w:val="00A1094E"/>
    <w:rsid w:val="00A109E6"/>
    <w:rsid w:val="00A11488"/>
    <w:rsid w:val="00A120CF"/>
    <w:rsid w:val="00A124B2"/>
    <w:rsid w:val="00A1325C"/>
    <w:rsid w:val="00A1404F"/>
    <w:rsid w:val="00A1482F"/>
    <w:rsid w:val="00A15883"/>
    <w:rsid w:val="00A15AE9"/>
    <w:rsid w:val="00A15CE4"/>
    <w:rsid w:val="00A15F9E"/>
    <w:rsid w:val="00A164AE"/>
    <w:rsid w:val="00A172CF"/>
    <w:rsid w:val="00A212D4"/>
    <w:rsid w:val="00A21343"/>
    <w:rsid w:val="00A235E3"/>
    <w:rsid w:val="00A25A47"/>
    <w:rsid w:val="00A26506"/>
    <w:rsid w:val="00A26E87"/>
    <w:rsid w:val="00A270F6"/>
    <w:rsid w:val="00A30A13"/>
    <w:rsid w:val="00A32000"/>
    <w:rsid w:val="00A32B8D"/>
    <w:rsid w:val="00A359EF"/>
    <w:rsid w:val="00A36D54"/>
    <w:rsid w:val="00A3705D"/>
    <w:rsid w:val="00A41337"/>
    <w:rsid w:val="00A4292F"/>
    <w:rsid w:val="00A432DE"/>
    <w:rsid w:val="00A44FFC"/>
    <w:rsid w:val="00A451AF"/>
    <w:rsid w:val="00A45F66"/>
    <w:rsid w:val="00A46DA6"/>
    <w:rsid w:val="00A50B1B"/>
    <w:rsid w:val="00A52505"/>
    <w:rsid w:val="00A529CB"/>
    <w:rsid w:val="00A52F69"/>
    <w:rsid w:val="00A538A4"/>
    <w:rsid w:val="00A53E2C"/>
    <w:rsid w:val="00A54050"/>
    <w:rsid w:val="00A54637"/>
    <w:rsid w:val="00A54986"/>
    <w:rsid w:val="00A54BB8"/>
    <w:rsid w:val="00A551CA"/>
    <w:rsid w:val="00A56387"/>
    <w:rsid w:val="00A61E25"/>
    <w:rsid w:val="00A64499"/>
    <w:rsid w:val="00A66651"/>
    <w:rsid w:val="00A67613"/>
    <w:rsid w:val="00A67617"/>
    <w:rsid w:val="00A6768B"/>
    <w:rsid w:val="00A67C96"/>
    <w:rsid w:val="00A7105C"/>
    <w:rsid w:val="00A718E4"/>
    <w:rsid w:val="00A71C3E"/>
    <w:rsid w:val="00A71FD1"/>
    <w:rsid w:val="00A721B1"/>
    <w:rsid w:val="00A73997"/>
    <w:rsid w:val="00A73C7E"/>
    <w:rsid w:val="00A74268"/>
    <w:rsid w:val="00A760C1"/>
    <w:rsid w:val="00A76A4C"/>
    <w:rsid w:val="00A76CDA"/>
    <w:rsid w:val="00A770E3"/>
    <w:rsid w:val="00A8022C"/>
    <w:rsid w:val="00A81E77"/>
    <w:rsid w:val="00A82260"/>
    <w:rsid w:val="00A829D9"/>
    <w:rsid w:val="00A82D76"/>
    <w:rsid w:val="00A83B33"/>
    <w:rsid w:val="00A84D45"/>
    <w:rsid w:val="00A85F4A"/>
    <w:rsid w:val="00A8641D"/>
    <w:rsid w:val="00A900F1"/>
    <w:rsid w:val="00A90355"/>
    <w:rsid w:val="00A90DEE"/>
    <w:rsid w:val="00A90F14"/>
    <w:rsid w:val="00A90FB8"/>
    <w:rsid w:val="00A92464"/>
    <w:rsid w:val="00A92974"/>
    <w:rsid w:val="00A929F2"/>
    <w:rsid w:val="00A9326D"/>
    <w:rsid w:val="00A93807"/>
    <w:rsid w:val="00A93838"/>
    <w:rsid w:val="00A938B9"/>
    <w:rsid w:val="00A94BD7"/>
    <w:rsid w:val="00A951AC"/>
    <w:rsid w:val="00A951F4"/>
    <w:rsid w:val="00A95752"/>
    <w:rsid w:val="00A95824"/>
    <w:rsid w:val="00A967AB"/>
    <w:rsid w:val="00A96907"/>
    <w:rsid w:val="00A973A1"/>
    <w:rsid w:val="00A9793C"/>
    <w:rsid w:val="00AA0ED1"/>
    <w:rsid w:val="00AA15FE"/>
    <w:rsid w:val="00AA16BF"/>
    <w:rsid w:val="00AA17B5"/>
    <w:rsid w:val="00AA2294"/>
    <w:rsid w:val="00AA311B"/>
    <w:rsid w:val="00AA32B3"/>
    <w:rsid w:val="00AA384E"/>
    <w:rsid w:val="00AA5903"/>
    <w:rsid w:val="00AA5C6B"/>
    <w:rsid w:val="00AA7D72"/>
    <w:rsid w:val="00AB0093"/>
    <w:rsid w:val="00AB048F"/>
    <w:rsid w:val="00AB1C7C"/>
    <w:rsid w:val="00AB2276"/>
    <w:rsid w:val="00AB27CC"/>
    <w:rsid w:val="00AB4591"/>
    <w:rsid w:val="00AB5425"/>
    <w:rsid w:val="00AB631C"/>
    <w:rsid w:val="00AB692E"/>
    <w:rsid w:val="00AC00BE"/>
    <w:rsid w:val="00AC037A"/>
    <w:rsid w:val="00AC0C66"/>
    <w:rsid w:val="00AC244E"/>
    <w:rsid w:val="00AC259E"/>
    <w:rsid w:val="00AC2BF3"/>
    <w:rsid w:val="00AC3530"/>
    <w:rsid w:val="00AC3E20"/>
    <w:rsid w:val="00AC561C"/>
    <w:rsid w:val="00AC6B26"/>
    <w:rsid w:val="00AC6DE6"/>
    <w:rsid w:val="00AD08FC"/>
    <w:rsid w:val="00AD09EC"/>
    <w:rsid w:val="00AD1177"/>
    <w:rsid w:val="00AD1724"/>
    <w:rsid w:val="00AD185E"/>
    <w:rsid w:val="00AD234D"/>
    <w:rsid w:val="00AD291F"/>
    <w:rsid w:val="00AD2C1F"/>
    <w:rsid w:val="00AD3734"/>
    <w:rsid w:val="00AD48C4"/>
    <w:rsid w:val="00AD56B4"/>
    <w:rsid w:val="00AD57A1"/>
    <w:rsid w:val="00AD59C4"/>
    <w:rsid w:val="00AD6644"/>
    <w:rsid w:val="00AD7470"/>
    <w:rsid w:val="00AE340A"/>
    <w:rsid w:val="00AE54DC"/>
    <w:rsid w:val="00AE6041"/>
    <w:rsid w:val="00AE7691"/>
    <w:rsid w:val="00AE7943"/>
    <w:rsid w:val="00AF077B"/>
    <w:rsid w:val="00AF0961"/>
    <w:rsid w:val="00AF2566"/>
    <w:rsid w:val="00AF3208"/>
    <w:rsid w:val="00AF43A4"/>
    <w:rsid w:val="00AF5200"/>
    <w:rsid w:val="00AF5FCE"/>
    <w:rsid w:val="00B00271"/>
    <w:rsid w:val="00B00953"/>
    <w:rsid w:val="00B00B82"/>
    <w:rsid w:val="00B01256"/>
    <w:rsid w:val="00B01BA0"/>
    <w:rsid w:val="00B026AC"/>
    <w:rsid w:val="00B02B15"/>
    <w:rsid w:val="00B0393C"/>
    <w:rsid w:val="00B03A05"/>
    <w:rsid w:val="00B04E99"/>
    <w:rsid w:val="00B0519A"/>
    <w:rsid w:val="00B06F42"/>
    <w:rsid w:val="00B07B1E"/>
    <w:rsid w:val="00B102F2"/>
    <w:rsid w:val="00B106F1"/>
    <w:rsid w:val="00B11195"/>
    <w:rsid w:val="00B118B4"/>
    <w:rsid w:val="00B12069"/>
    <w:rsid w:val="00B121A5"/>
    <w:rsid w:val="00B125E6"/>
    <w:rsid w:val="00B1370E"/>
    <w:rsid w:val="00B1461A"/>
    <w:rsid w:val="00B1540B"/>
    <w:rsid w:val="00B15AD9"/>
    <w:rsid w:val="00B17422"/>
    <w:rsid w:val="00B17E7F"/>
    <w:rsid w:val="00B20F15"/>
    <w:rsid w:val="00B2107C"/>
    <w:rsid w:val="00B21137"/>
    <w:rsid w:val="00B22897"/>
    <w:rsid w:val="00B22E4B"/>
    <w:rsid w:val="00B22F90"/>
    <w:rsid w:val="00B235CB"/>
    <w:rsid w:val="00B23DF7"/>
    <w:rsid w:val="00B243ED"/>
    <w:rsid w:val="00B24687"/>
    <w:rsid w:val="00B2538D"/>
    <w:rsid w:val="00B25741"/>
    <w:rsid w:val="00B258CA"/>
    <w:rsid w:val="00B26C13"/>
    <w:rsid w:val="00B3002D"/>
    <w:rsid w:val="00B3014A"/>
    <w:rsid w:val="00B31CAB"/>
    <w:rsid w:val="00B32D84"/>
    <w:rsid w:val="00B34B8A"/>
    <w:rsid w:val="00B35642"/>
    <w:rsid w:val="00B3579A"/>
    <w:rsid w:val="00B35EB6"/>
    <w:rsid w:val="00B36C7C"/>
    <w:rsid w:val="00B37353"/>
    <w:rsid w:val="00B3755A"/>
    <w:rsid w:val="00B418A1"/>
    <w:rsid w:val="00B41A55"/>
    <w:rsid w:val="00B41B82"/>
    <w:rsid w:val="00B41C39"/>
    <w:rsid w:val="00B427DB"/>
    <w:rsid w:val="00B432FC"/>
    <w:rsid w:val="00B43694"/>
    <w:rsid w:val="00B443E4"/>
    <w:rsid w:val="00B44FDC"/>
    <w:rsid w:val="00B45CCD"/>
    <w:rsid w:val="00B52777"/>
    <w:rsid w:val="00B53B67"/>
    <w:rsid w:val="00B53D19"/>
    <w:rsid w:val="00B544A3"/>
    <w:rsid w:val="00B55E29"/>
    <w:rsid w:val="00B56BBC"/>
    <w:rsid w:val="00B60579"/>
    <w:rsid w:val="00B605A0"/>
    <w:rsid w:val="00B6081A"/>
    <w:rsid w:val="00B60D2D"/>
    <w:rsid w:val="00B611A8"/>
    <w:rsid w:val="00B63800"/>
    <w:rsid w:val="00B63C99"/>
    <w:rsid w:val="00B6427A"/>
    <w:rsid w:val="00B6544B"/>
    <w:rsid w:val="00B6587F"/>
    <w:rsid w:val="00B70ADB"/>
    <w:rsid w:val="00B713AD"/>
    <w:rsid w:val="00B71958"/>
    <w:rsid w:val="00B724D7"/>
    <w:rsid w:val="00B7277D"/>
    <w:rsid w:val="00B72D30"/>
    <w:rsid w:val="00B73DAF"/>
    <w:rsid w:val="00B73DB9"/>
    <w:rsid w:val="00B760D9"/>
    <w:rsid w:val="00B765A6"/>
    <w:rsid w:val="00B7694A"/>
    <w:rsid w:val="00B770C3"/>
    <w:rsid w:val="00B77A33"/>
    <w:rsid w:val="00B80883"/>
    <w:rsid w:val="00B808FF"/>
    <w:rsid w:val="00B817C2"/>
    <w:rsid w:val="00B82355"/>
    <w:rsid w:val="00B82497"/>
    <w:rsid w:val="00B83599"/>
    <w:rsid w:val="00B84D8C"/>
    <w:rsid w:val="00B85EEE"/>
    <w:rsid w:val="00B9014C"/>
    <w:rsid w:val="00B90B77"/>
    <w:rsid w:val="00B92757"/>
    <w:rsid w:val="00B932D1"/>
    <w:rsid w:val="00B93962"/>
    <w:rsid w:val="00B94F20"/>
    <w:rsid w:val="00B953AD"/>
    <w:rsid w:val="00B955A1"/>
    <w:rsid w:val="00B955A8"/>
    <w:rsid w:val="00B957F4"/>
    <w:rsid w:val="00B96987"/>
    <w:rsid w:val="00B96BFD"/>
    <w:rsid w:val="00B979DA"/>
    <w:rsid w:val="00B97D10"/>
    <w:rsid w:val="00B97E3D"/>
    <w:rsid w:val="00BA0133"/>
    <w:rsid w:val="00BA0558"/>
    <w:rsid w:val="00BA135B"/>
    <w:rsid w:val="00BA1B16"/>
    <w:rsid w:val="00BA2425"/>
    <w:rsid w:val="00BA3223"/>
    <w:rsid w:val="00BA4723"/>
    <w:rsid w:val="00BA5B00"/>
    <w:rsid w:val="00BA5FFD"/>
    <w:rsid w:val="00BA630C"/>
    <w:rsid w:val="00BB02B2"/>
    <w:rsid w:val="00BB4EB6"/>
    <w:rsid w:val="00BB6589"/>
    <w:rsid w:val="00BB6A0F"/>
    <w:rsid w:val="00BB6ADD"/>
    <w:rsid w:val="00BB6C76"/>
    <w:rsid w:val="00BB776D"/>
    <w:rsid w:val="00BB7780"/>
    <w:rsid w:val="00BC08F6"/>
    <w:rsid w:val="00BC2721"/>
    <w:rsid w:val="00BC2E35"/>
    <w:rsid w:val="00BC3A09"/>
    <w:rsid w:val="00BC3FC9"/>
    <w:rsid w:val="00BC43B0"/>
    <w:rsid w:val="00BC4419"/>
    <w:rsid w:val="00BC5FBA"/>
    <w:rsid w:val="00BD00CC"/>
    <w:rsid w:val="00BD0828"/>
    <w:rsid w:val="00BD276E"/>
    <w:rsid w:val="00BD2AF1"/>
    <w:rsid w:val="00BD3D21"/>
    <w:rsid w:val="00BD5A5A"/>
    <w:rsid w:val="00BD73B3"/>
    <w:rsid w:val="00BD7D0F"/>
    <w:rsid w:val="00BD7EE3"/>
    <w:rsid w:val="00BE2351"/>
    <w:rsid w:val="00BE3791"/>
    <w:rsid w:val="00BE382D"/>
    <w:rsid w:val="00BE45DE"/>
    <w:rsid w:val="00BE49AD"/>
    <w:rsid w:val="00BE4E1A"/>
    <w:rsid w:val="00BE550F"/>
    <w:rsid w:val="00BE5583"/>
    <w:rsid w:val="00BE61FE"/>
    <w:rsid w:val="00BE6982"/>
    <w:rsid w:val="00BF0247"/>
    <w:rsid w:val="00BF0291"/>
    <w:rsid w:val="00BF0433"/>
    <w:rsid w:val="00BF21C8"/>
    <w:rsid w:val="00BF25C1"/>
    <w:rsid w:val="00BF2D86"/>
    <w:rsid w:val="00BF3000"/>
    <w:rsid w:val="00BF3214"/>
    <w:rsid w:val="00BF3DBF"/>
    <w:rsid w:val="00BF4579"/>
    <w:rsid w:val="00BF5072"/>
    <w:rsid w:val="00BF5D20"/>
    <w:rsid w:val="00BF60F3"/>
    <w:rsid w:val="00BF63FE"/>
    <w:rsid w:val="00BF6B32"/>
    <w:rsid w:val="00BF6C89"/>
    <w:rsid w:val="00BF6CD5"/>
    <w:rsid w:val="00BF6D70"/>
    <w:rsid w:val="00BF6EA3"/>
    <w:rsid w:val="00C01526"/>
    <w:rsid w:val="00C017F9"/>
    <w:rsid w:val="00C01A6A"/>
    <w:rsid w:val="00C0227D"/>
    <w:rsid w:val="00C02B26"/>
    <w:rsid w:val="00C02C05"/>
    <w:rsid w:val="00C02D79"/>
    <w:rsid w:val="00C0330C"/>
    <w:rsid w:val="00C03A26"/>
    <w:rsid w:val="00C04490"/>
    <w:rsid w:val="00C04561"/>
    <w:rsid w:val="00C05059"/>
    <w:rsid w:val="00C0538E"/>
    <w:rsid w:val="00C05BF2"/>
    <w:rsid w:val="00C05C64"/>
    <w:rsid w:val="00C0655A"/>
    <w:rsid w:val="00C06BD7"/>
    <w:rsid w:val="00C07E22"/>
    <w:rsid w:val="00C14AE9"/>
    <w:rsid w:val="00C16157"/>
    <w:rsid w:val="00C16978"/>
    <w:rsid w:val="00C20310"/>
    <w:rsid w:val="00C22034"/>
    <w:rsid w:val="00C23E8A"/>
    <w:rsid w:val="00C242F2"/>
    <w:rsid w:val="00C27B62"/>
    <w:rsid w:val="00C30BB5"/>
    <w:rsid w:val="00C3191E"/>
    <w:rsid w:val="00C31A2C"/>
    <w:rsid w:val="00C31CDF"/>
    <w:rsid w:val="00C31E98"/>
    <w:rsid w:val="00C32043"/>
    <w:rsid w:val="00C32B0C"/>
    <w:rsid w:val="00C32D26"/>
    <w:rsid w:val="00C331B7"/>
    <w:rsid w:val="00C34204"/>
    <w:rsid w:val="00C34544"/>
    <w:rsid w:val="00C34B9E"/>
    <w:rsid w:val="00C3509A"/>
    <w:rsid w:val="00C3528B"/>
    <w:rsid w:val="00C36DBD"/>
    <w:rsid w:val="00C37CFF"/>
    <w:rsid w:val="00C37FA1"/>
    <w:rsid w:val="00C4077E"/>
    <w:rsid w:val="00C41952"/>
    <w:rsid w:val="00C41D1C"/>
    <w:rsid w:val="00C4208A"/>
    <w:rsid w:val="00C428A6"/>
    <w:rsid w:val="00C43915"/>
    <w:rsid w:val="00C44D02"/>
    <w:rsid w:val="00C4604C"/>
    <w:rsid w:val="00C46753"/>
    <w:rsid w:val="00C4736C"/>
    <w:rsid w:val="00C50D74"/>
    <w:rsid w:val="00C51A6C"/>
    <w:rsid w:val="00C524D3"/>
    <w:rsid w:val="00C5266F"/>
    <w:rsid w:val="00C52C0D"/>
    <w:rsid w:val="00C55550"/>
    <w:rsid w:val="00C60613"/>
    <w:rsid w:val="00C60F79"/>
    <w:rsid w:val="00C612C8"/>
    <w:rsid w:val="00C61A0E"/>
    <w:rsid w:val="00C6261F"/>
    <w:rsid w:val="00C629A0"/>
    <w:rsid w:val="00C63576"/>
    <w:rsid w:val="00C63DED"/>
    <w:rsid w:val="00C65CB0"/>
    <w:rsid w:val="00C67383"/>
    <w:rsid w:val="00C67E7C"/>
    <w:rsid w:val="00C720A3"/>
    <w:rsid w:val="00C721A9"/>
    <w:rsid w:val="00C729BF"/>
    <w:rsid w:val="00C73C1F"/>
    <w:rsid w:val="00C75E5B"/>
    <w:rsid w:val="00C76522"/>
    <w:rsid w:val="00C804A4"/>
    <w:rsid w:val="00C80A1B"/>
    <w:rsid w:val="00C81073"/>
    <w:rsid w:val="00C829C6"/>
    <w:rsid w:val="00C84661"/>
    <w:rsid w:val="00C860DB"/>
    <w:rsid w:val="00C86C1A"/>
    <w:rsid w:val="00C873B0"/>
    <w:rsid w:val="00C878F1"/>
    <w:rsid w:val="00C87E33"/>
    <w:rsid w:val="00C87FE7"/>
    <w:rsid w:val="00C93765"/>
    <w:rsid w:val="00C93EE1"/>
    <w:rsid w:val="00C94933"/>
    <w:rsid w:val="00C95462"/>
    <w:rsid w:val="00C96B18"/>
    <w:rsid w:val="00C970DD"/>
    <w:rsid w:val="00C9746A"/>
    <w:rsid w:val="00C97A1E"/>
    <w:rsid w:val="00C97B01"/>
    <w:rsid w:val="00CA1B68"/>
    <w:rsid w:val="00CA298F"/>
    <w:rsid w:val="00CA31A5"/>
    <w:rsid w:val="00CA3797"/>
    <w:rsid w:val="00CA379D"/>
    <w:rsid w:val="00CA3999"/>
    <w:rsid w:val="00CA3B09"/>
    <w:rsid w:val="00CA3D6B"/>
    <w:rsid w:val="00CA418D"/>
    <w:rsid w:val="00CA46E3"/>
    <w:rsid w:val="00CA5958"/>
    <w:rsid w:val="00CA65DE"/>
    <w:rsid w:val="00CA7B09"/>
    <w:rsid w:val="00CA7C6C"/>
    <w:rsid w:val="00CB1E9B"/>
    <w:rsid w:val="00CB26CE"/>
    <w:rsid w:val="00CB42B0"/>
    <w:rsid w:val="00CB4EC9"/>
    <w:rsid w:val="00CB5076"/>
    <w:rsid w:val="00CB50AD"/>
    <w:rsid w:val="00CB577D"/>
    <w:rsid w:val="00CB5AFD"/>
    <w:rsid w:val="00CB5D7D"/>
    <w:rsid w:val="00CB6842"/>
    <w:rsid w:val="00CB714A"/>
    <w:rsid w:val="00CB7F61"/>
    <w:rsid w:val="00CB7FB8"/>
    <w:rsid w:val="00CC03F7"/>
    <w:rsid w:val="00CC0D65"/>
    <w:rsid w:val="00CC13A7"/>
    <w:rsid w:val="00CC2975"/>
    <w:rsid w:val="00CC3037"/>
    <w:rsid w:val="00CC65C0"/>
    <w:rsid w:val="00CC6CF1"/>
    <w:rsid w:val="00CC726C"/>
    <w:rsid w:val="00CC7A4A"/>
    <w:rsid w:val="00CC7EC0"/>
    <w:rsid w:val="00CD0022"/>
    <w:rsid w:val="00CD07D5"/>
    <w:rsid w:val="00CD2BB6"/>
    <w:rsid w:val="00CD2F54"/>
    <w:rsid w:val="00CD3AE3"/>
    <w:rsid w:val="00CD3D66"/>
    <w:rsid w:val="00CD4D5F"/>
    <w:rsid w:val="00CD6506"/>
    <w:rsid w:val="00CD6626"/>
    <w:rsid w:val="00CD67B5"/>
    <w:rsid w:val="00CD70CF"/>
    <w:rsid w:val="00CE0691"/>
    <w:rsid w:val="00CE103B"/>
    <w:rsid w:val="00CE21C5"/>
    <w:rsid w:val="00CE22A6"/>
    <w:rsid w:val="00CE299F"/>
    <w:rsid w:val="00CE5E75"/>
    <w:rsid w:val="00CF10F2"/>
    <w:rsid w:val="00CF29BD"/>
    <w:rsid w:val="00CF39BD"/>
    <w:rsid w:val="00CF5DD6"/>
    <w:rsid w:val="00CF60E0"/>
    <w:rsid w:val="00CF65AD"/>
    <w:rsid w:val="00CF6E6A"/>
    <w:rsid w:val="00CF7012"/>
    <w:rsid w:val="00D00C06"/>
    <w:rsid w:val="00D018BE"/>
    <w:rsid w:val="00D02AAB"/>
    <w:rsid w:val="00D035AC"/>
    <w:rsid w:val="00D0519D"/>
    <w:rsid w:val="00D067AB"/>
    <w:rsid w:val="00D073E2"/>
    <w:rsid w:val="00D1076A"/>
    <w:rsid w:val="00D10D92"/>
    <w:rsid w:val="00D11827"/>
    <w:rsid w:val="00D11D9E"/>
    <w:rsid w:val="00D13A7D"/>
    <w:rsid w:val="00D13B47"/>
    <w:rsid w:val="00D15C5C"/>
    <w:rsid w:val="00D15DED"/>
    <w:rsid w:val="00D163D0"/>
    <w:rsid w:val="00D22432"/>
    <w:rsid w:val="00D23F23"/>
    <w:rsid w:val="00D26425"/>
    <w:rsid w:val="00D27D61"/>
    <w:rsid w:val="00D309CB"/>
    <w:rsid w:val="00D31267"/>
    <w:rsid w:val="00D32B20"/>
    <w:rsid w:val="00D33980"/>
    <w:rsid w:val="00D35254"/>
    <w:rsid w:val="00D35D76"/>
    <w:rsid w:val="00D35F60"/>
    <w:rsid w:val="00D36300"/>
    <w:rsid w:val="00D36879"/>
    <w:rsid w:val="00D3793F"/>
    <w:rsid w:val="00D40263"/>
    <w:rsid w:val="00D4044F"/>
    <w:rsid w:val="00D410F3"/>
    <w:rsid w:val="00D41694"/>
    <w:rsid w:val="00D422A2"/>
    <w:rsid w:val="00D42697"/>
    <w:rsid w:val="00D433F5"/>
    <w:rsid w:val="00D43F19"/>
    <w:rsid w:val="00D44C8C"/>
    <w:rsid w:val="00D472D9"/>
    <w:rsid w:val="00D472F7"/>
    <w:rsid w:val="00D4752D"/>
    <w:rsid w:val="00D5077D"/>
    <w:rsid w:val="00D50CED"/>
    <w:rsid w:val="00D50FE7"/>
    <w:rsid w:val="00D520BF"/>
    <w:rsid w:val="00D52606"/>
    <w:rsid w:val="00D54721"/>
    <w:rsid w:val="00D54A04"/>
    <w:rsid w:val="00D54DB6"/>
    <w:rsid w:val="00D55994"/>
    <w:rsid w:val="00D56792"/>
    <w:rsid w:val="00D56EC5"/>
    <w:rsid w:val="00D5734D"/>
    <w:rsid w:val="00D60D5B"/>
    <w:rsid w:val="00D62607"/>
    <w:rsid w:val="00D65416"/>
    <w:rsid w:val="00D65469"/>
    <w:rsid w:val="00D6574A"/>
    <w:rsid w:val="00D65FBF"/>
    <w:rsid w:val="00D6700C"/>
    <w:rsid w:val="00D70F7E"/>
    <w:rsid w:val="00D7241F"/>
    <w:rsid w:val="00D73165"/>
    <w:rsid w:val="00D73373"/>
    <w:rsid w:val="00D7370A"/>
    <w:rsid w:val="00D75525"/>
    <w:rsid w:val="00D77144"/>
    <w:rsid w:val="00D77311"/>
    <w:rsid w:val="00D8013E"/>
    <w:rsid w:val="00D81D0E"/>
    <w:rsid w:val="00D81DA9"/>
    <w:rsid w:val="00D82491"/>
    <w:rsid w:val="00D82631"/>
    <w:rsid w:val="00D83883"/>
    <w:rsid w:val="00D83E2A"/>
    <w:rsid w:val="00D8543E"/>
    <w:rsid w:val="00D85F6D"/>
    <w:rsid w:val="00D86E2C"/>
    <w:rsid w:val="00D86EFF"/>
    <w:rsid w:val="00D870A1"/>
    <w:rsid w:val="00D91485"/>
    <w:rsid w:val="00D91FC2"/>
    <w:rsid w:val="00D9251D"/>
    <w:rsid w:val="00D92603"/>
    <w:rsid w:val="00D928C7"/>
    <w:rsid w:val="00D932E3"/>
    <w:rsid w:val="00DA0586"/>
    <w:rsid w:val="00DA0A11"/>
    <w:rsid w:val="00DA0E8B"/>
    <w:rsid w:val="00DA28D4"/>
    <w:rsid w:val="00DA382A"/>
    <w:rsid w:val="00DA4B7E"/>
    <w:rsid w:val="00DA4F7D"/>
    <w:rsid w:val="00DA4F95"/>
    <w:rsid w:val="00DA5011"/>
    <w:rsid w:val="00DA5E5E"/>
    <w:rsid w:val="00DA7A4B"/>
    <w:rsid w:val="00DB06CD"/>
    <w:rsid w:val="00DB08A5"/>
    <w:rsid w:val="00DB1016"/>
    <w:rsid w:val="00DB25D2"/>
    <w:rsid w:val="00DB54DB"/>
    <w:rsid w:val="00DB5B60"/>
    <w:rsid w:val="00DB61A9"/>
    <w:rsid w:val="00DB661A"/>
    <w:rsid w:val="00DB6DE7"/>
    <w:rsid w:val="00DB75E0"/>
    <w:rsid w:val="00DC074D"/>
    <w:rsid w:val="00DC1935"/>
    <w:rsid w:val="00DC267B"/>
    <w:rsid w:val="00DC2D60"/>
    <w:rsid w:val="00DC34FB"/>
    <w:rsid w:val="00DC4D92"/>
    <w:rsid w:val="00DC4E03"/>
    <w:rsid w:val="00DC6C1D"/>
    <w:rsid w:val="00DD02E4"/>
    <w:rsid w:val="00DD04D0"/>
    <w:rsid w:val="00DD1D57"/>
    <w:rsid w:val="00DD2039"/>
    <w:rsid w:val="00DD276E"/>
    <w:rsid w:val="00DD3693"/>
    <w:rsid w:val="00DD36EF"/>
    <w:rsid w:val="00DD3D55"/>
    <w:rsid w:val="00DD723E"/>
    <w:rsid w:val="00DD7544"/>
    <w:rsid w:val="00DD76DE"/>
    <w:rsid w:val="00DE0437"/>
    <w:rsid w:val="00DE247D"/>
    <w:rsid w:val="00DE2562"/>
    <w:rsid w:val="00DE28F3"/>
    <w:rsid w:val="00DE33F9"/>
    <w:rsid w:val="00DE4B31"/>
    <w:rsid w:val="00DE5C03"/>
    <w:rsid w:val="00DF0848"/>
    <w:rsid w:val="00DF0A65"/>
    <w:rsid w:val="00DF0D3B"/>
    <w:rsid w:val="00DF4E42"/>
    <w:rsid w:val="00DF5252"/>
    <w:rsid w:val="00DF5993"/>
    <w:rsid w:val="00DF5B4F"/>
    <w:rsid w:val="00DF7324"/>
    <w:rsid w:val="00E00318"/>
    <w:rsid w:val="00E0118A"/>
    <w:rsid w:val="00E01F42"/>
    <w:rsid w:val="00E025DD"/>
    <w:rsid w:val="00E06658"/>
    <w:rsid w:val="00E06A6C"/>
    <w:rsid w:val="00E06EA5"/>
    <w:rsid w:val="00E079B3"/>
    <w:rsid w:val="00E10081"/>
    <w:rsid w:val="00E1062F"/>
    <w:rsid w:val="00E10632"/>
    <w:rsid w:val="00E10E05"/>
    <w:rsid w:val="00E10E36"/>
    <w:rsid w:val="00E12A27"/>
    <w:rsid w:val="00E12F4E"/>
    <w:rsid w:val="00E13D4C"/>
    <w:rsid w:val="00E14694"/>
    <w:rsid w:val="00E1469C"/>
    <w:rsid w:val="00E16859"/>
    <w:rsid w:val="00E16FC8"/>
    <w:rsid w:val="00E212FF"/>
    <w:rsid w:val="00E21AB7"/>
    <w:rsid w:val="00E21ED9"/>
    <w:rsid w:val="00E2292A"/>
    <w:rsid w:val="00E23846"/>
    <w:rsid w:val="00E257CD"/>
    <w:rsid w:val="00E25E0E"/>
    <w:rsid w:val="00E260C9"/>
    <w:rsid w:val="00E27161"/>
    <w:rsid w:val="00E275EE"/>
    <w:rsid w:val="00E27719"/>
    <w:rsid w:val="00E3105E"/>
    <w:rsid w:val="00E31C09"/>
    <w:rsid w:val="00E324F8"/>
    <w:rsid w:val="00E327CB"/>
    <w:rsid w:val="00E33765"/>
    <w:rsid w:val="00E33D48"/>
    <w:rsid w:val="00E35DD9"/>
    <w:rsid w:val="00E364DA"/>
    <w:rsid w:val="00E3656F"/>
    <w:rsid w:val="00E374F6"/>
    <w:rsid w:val="00E37A7F"/>
    <w:rsid w:val="00E403AC"/>
    <w:rsid w:val="00E4075A"/>
    <w:rsid w:val="00E40C3D"/>
    <w:rsid w:val="00E41732"/>
    <w:rsid w:val="00E4175C"/>
    <w:rsid w:val="00E4323F"/>
    <w:rsid w:val="00E43B03"/>
    <w:rsid w:val="00E43E92"/>
    <w:rsid w:val="00E44AAF"/>
    <w:rsid w:val="00E4510D"/>
    <w:rsid w:val="00E45CEE"/>
    <w:rsid w:val="00E476DC"/>
    <w:rsid w:val="00E47B14"/>
    <w:rsid w:val="00E47CC7"/>
    <w:rsid w:val="00E5128F"/>
    <w:rsid w:val="00E51CD8"/>
    <w:rsid w:val="00E539B0"/>
    <w:rsid w:val="00E53F8A"/>
    <w:rsid w:val="00E5450F"/>
    <w:rsid w:val="00E54F57"/>
    <w:rsid w:val="00E55B19"/>
    <w:rsid w:val="00E5663C"/>
    <w:rsid w:val="00E569B6"/>
    <w:rsid w:val="00E579DC"/>
    <w:rsid w:val="00E613A5"/>
    <w:rsid w:val="00E62081"/>
    <w:rsid w:val="00E62A39"/>
    <w:rsid w:val="00E63126"/>
    <w:rsid w:val="00E63E82"/>
    <w:rsid w:val="00E653F7"/>
    <w:rsid w:val="00E654BE"/>
    <w:rsid w:val="00E65A39"/>
    <w:rsid w:val="00E66BB4"/>
    <w:rsid w:val="00E701C4"/>
    <w:rsid w:val="00E70B80"/>
    <w:rsid w:val="00E70D48"/>
    <w:rsid w:val="00E72AE2"/>
    <w:rsid w:val="00E736A5"/>
    <w:rsid w:val="00E73B04"/>
    <w:rsid w:val="00E741AC"/>
    <w:rsid w:val="00E7504E"/>
    <w:rsid w:val="00E751CB"/>
    <w:rsid w:val="00E77133"/>
    <w:rsid w:val="00E775BF"/>
    <w:rsid w:val="00E776B6"/>
    <w:rsid w:val="00E81C0A"/>
    <w:rsid w:val="00E821A9"/>
    <w:rsid w:val="00E82B12"/>
    <w:rsid w:val="00E83D27"/>
    <w:rsid w:val="00E83FA9"/>
    <w:rsid w:val="00E847C2"/>
    <w:rsid w:val="00E8544D"/>
    <w:rsid w:val="00E85FD3"/>
    <w:rsid w:val="00E8601A"/>
    <w:rsid w:val="00E8702B"/>
    <w:rsid w:val="00E87494"/>
    <w:rsid w:val="00E90305"/>
    <w:rsid w:val="00E91BE0"/>
    <w:rsid w:val="00E92619"/>
    <w:rsid w:val="00E92F2B"/>
    <w:rsid w:val="00E935D4"/>
    <w:rsid w:val="00E93CC1"/>
    <w:rsid w:val="00E93D3E"/>
    <w:rsid w:val="00E94083"/>
    <w:rsid w:val="00E94CDE"/>
    <w:rsid w:val="00E958B4"/>
    <w:rsid w:val="00E970A2"/>
    <w:rsid w:val="00E97D01"/>
    <w:rsid w:val="00EA0550"/>
    <w:rsid w:val="00EA115B"/>
    <w:rsid w:val="00EA14A2"/>
    <w:rsid w:val="00EA1BAF"/>
    <w:rsid w:val="00EA2F71"/>
    <w:rsid w:val="00EA35D4"/>
    <w:rsid w:val="00EA501C"/>
    <w:rsid w:val="00EA6B2B"/>
    <w:rsid w:val="00EA7101"/>
    <w:rsid w:val="00EA7AE7"/>
    <w:rsid w:val="00EB082C"/>
    <w:rsid w:val="00EB091F"/>
    <w:rsid w:val="00EB1D40"/>
    <w:rsid w:val="00EB2397"/>
    <w:rsid w:val="00EB35B2"/>
    <w:rsid w:val="00EB42DB"/>
    <w:rsid w:val="00EB56E5"/>
    <w:rsid w:val="00EB664B"/>
    <w:rsid w:val="00EB6727"/>
    <w:rsid w:val="00EB7C9C"/>
    <w:rsid w:val="00EB7CA3"/>
    <w:rsid w:val="00EC0A33"/>
    <w:rsid w:val="00EC3ED4"/>
    <w:rsid w:val="00ED01E9"/>
    <w:rsid w:val="00ED04BC"/>
    <w:rsid w:val="00ED0C50"/>
    <w:rsid w:val="00ED0C81"/>
    <w:rsid w:val="00ED147C"/>
    <w:rsid w:val="00ED183B"/>
    <w:rsid w:val="00ED33CB"/>
    <w:rsid w:val="00ED33EC"/>
    <w:rsid w:val="00ED3552"/>
    <w:rsid w:val="00ED4590"/>
    <w:rsid w:val="00ED5C10"/>
    <w:rsid w:val="00ED5F83"/>
    <w:rsid w:val="00ED6036"/>
    <w:rsid w:val="00ED6788"/>
    <w:rsid w:val="00ED69EF"/>
    <w:rsid w:val="00ED724A"/>
    <w:rsid w:val="00ED738E"/>
    <w:rsid w:val="00EE1433"/>
    <w:rsid w:val="00EE1CED"/>
    <w:rsid w:val="00EE2FD6"/>
    <w:rsid w:val="00EE34E8"/>
    <w:rsid w:val="00EE5EBA"/>
    <w:rsid w:val="00EE5F37"/>
    <w:rsid w:val="00EE61FD"/>
    <w:rsid w:val="00EE7725"/>
    <w:rsid w:val="00EF0168"/>
    <w:rsid w:val="00EF2C01"/>
    <w:rsid w:val="00EF31CA"/>
    <w:rsid w:val="00EF3CE6"/>
    <w:rsid w:val="00EF42B5"/>
    <w:rsid w:val="00EF4C4B"/>
    <w:rsid w:val="00EF61CD"/>
    <w:rsid w:val="00EF695F"/>
    <w:rsid w:val="00EF7BAD"/>
    <w:rsid w:val="00F0308B"/>
    <w:rsid w:val="00F046F1"/>
    <w:rsid w:val="00F04E99"/>
    <w:rsid w:val="00F0572E"/>
    <w:rsid w:val="00F07931"/>
    <w:rsid w:val="00F07AE5"/>
    <w:rsid w:val="00F07BA8"/>
    <w:rsid w:val="00F07F44"/>
    <w:rsid w:val="00F1009A"/>
    <w:rsid w:val="00F10191"/>
    <w:rsid w:val="00F10EC1"/>
    <w:rsid w:val="00F116CE"/>
    <w:rsid w:val="00F12E47"/>
    <w:rsid w:val="00F130BB"/>
    <w:rsid w:val="00F1486C"/>
    <w:rsid w:val="00F1556D"/>
    <w:rsid w:val="00F15920"/>
    <w:rsid w:val="00F15BCE"/>
    <w:rsid w:val="00F1628A"/>
    <w:rsid w:val="00F17BDF"/>
    <w:rsid w:val="00F17EAB"/>
    <w:rsid w:val="00F2084D"/>
    <w:rsid w:val="00F20A3D"/>
    <w:rsid w:val="00F21D53"/>
    <w:rsid w:val="00F21E8F"/>
    <w:rsid w:val="00F2307E"/>
    <w:rsid w:val="00F240D5"/>
    <w:rsid w:val="00F25D79"/>
    <w:rsid w:val="00F26A6F"/>
    <w:rsid w:val="00F26AA6"/>
    <w:rsid w:val="00F27AAE"/>
    <w:rsid w:val="00F318F4"/>
    <w:rsid w:val="00F324BE"/>
    <w:rsid w:val="00F327C3"/>
    <w:rsid w:val="00F33136"/>
    <w:rsid w:val="00F35ACA"/>
    <w:rsid w:val="00F36DA2"/>
    <w:rsid w:val="00F372BF"/>
    <w:rsid w:val="00F402D4"/>
    <w:rsid w:val="00F40CCD"/>
    <w:rsid w:val="00F43BCA"/>
    <w:rsid w:val="00F44564"/>
    <w:rsid w:val="00F44921"/>
    <w:rsid w:val="00F45B78"/>
    <w:rsid w:val="00F45DFC"/>
    <w:rsid w:val="00F472C6"/>
    <w:rsid w:val="00F47516"/>
    <w:rsid w:val="00F4794B"/>
    <w:rsid w:val="00F47FA3"/>
    <w:rsid w:val="00F50318"/>
    <w:rsid w:val="00F50BA1"/>
    <w:rsid w:val="00F50C40"/>
    <w:rsid w:val="00F51338"/>
    <w:rsid w:val="00F52510"/>
    <w:rsid w:val="00F52792"/>
    <w:rsid w:val="00F53A6F"/>
    <w:rsid w:val="00F55AE7"/>
    <w:rsid w:val="00F55D23"/>
    <w:rsid w:val="00F55DA5"/>
    <w:rsid w:val="00F5627F"/>
    <w:rsid w:val="00F57010"/>
    <w:rsid w:val="00F57B2D"/>
    <w:rsid w:val="00F6087C"/>
    <w:rsid w:val="00F62C43"/>
    <w:rsid w:val="00F62EA7"/>
    <w:rsid w:val="00F63433"/>
    <w:rsid w:val="00F64828"/>
    <w:rsid w:val="00F679D1"/>
    <w:rsid w:val="00F7389A"/>
    <w:rsid w:val="00F73D50"/>
    <w:rsid w:val="00F75A86"/>
    <w:rsid w:val="00F75FD3"/>
    <w:rsid w:val="00F76228"/>
    <w:rsid w:val="00F76EFA"/>
    <w:rsid w:val="00F7731F"/>
    <w:rsid w:val="00F775EC"/>
    <w:rsid w:val="00F77732"/>
    <w:rsid w:val="00F813A5"/>
    <w:rsid w:val="00F816A9"/>
    <w:rsid w:val="00F8198F"/>
    <w:rsid w:val="00F8308F"/>
    <w:rsid w:val="00F83A46"/>
    <w:rsid w:val="00F8711A"/>
    <w:rsid w:val="00F8740E"/>
    <w:rsid w:val="00F87769"/>
    <w:rsid w:val="00F87818"/>
    <w:rsid w:val="00F87F5A"/>
    <w:rsid w:val="00F900FD"/>
    <w:rsid w:val="00F90CE3"/>
    <w:rsid w:val="00F91DE4"/>
    <w:rsid w:val="00F92C75"/>
    <w:rsid w:val="00F92C8B"/>
    <w:rsid w:val="00F92F98"/>
    <w:rsid w:val="00F94451"/>
    <w:rsid w:val="00F94E13"/>
    <w:rsid w:val="00F9641F"/>
    <w:rsid w:val="00F96E2D"/>
    <w:rsid w:val="00FA0A08"/>
    <w:rsid w:val="00FA280C"/>
    <w:rsid w:val="00FA544B"/>
    <w:rsid w:val="00FA682E"/>
    <w:rsid w:val="00FA6A22"/>
    <w:rsid w:val="00FA78B2"/>
    <w:rsid w:val="00FB09C7"/>
    <w:rsid w:val="00FB0D93"/>
    <w:rsid w:val="00FB1F1B"/>
    <w:rsid w:val="00FB2E63"/>
    <w:rsid w:val="00FB4603"/>
    <w:rsid w:val="00FB4A28"/>
    <w:rsid w:val="00FB4A5F"/>
    <w:rsid w:val="00FB6BB8"/>
    <w:rsid w:val="00FB787D"/>
    <w:rsid w:val="00FB7AA4"/>
    <w:rsid w:val="00FB7F68"/>
    <w:rsid w:val="00FC01B4"/>
    <w:rsid w:val="00FC0423"/>
    <w:rsid w:val="00FC1846"/>
    <w:rsid w:val="00FC1A9B"/>
    <w:rsid w:val="00FC202B"/>
    <w:rsid w:val="00FC2586"/>
    <w:rsid w:val="00FC47AB"/>
    <w:rsid w:val="00FC54A9"/>
    <w:rsid w:val="00FC7A49"/>
    <w:rsid w:val="00FC7EDE"/>
    <w:rsid w:val="00FD029A"/>
    <w:rsid w:val="00FD1D35"/>
    <w:rsid w:val="00FD2A9D"/>
    <w:rsid w:val="00FD2AD2"/>
    <w:rsid w:val="00FD2CFC"/>
    <w:rsid w:val="00FD377D"/>
    <w:rsid w:val="00FD3C46"/>
    <w:rsid w:val="00FD3C61"/>
    <w:rsid w:val="00FD3DE5"/>
    <w:rsid w:val="00FD4E6A"/>
    <w:rsid w:val="00FD4F7F"/>
    <w:rsid w:val="00FD6EC1"/>
    <w:rsid w:val="00FD7AC2"/>
    <w:rsid w:val="00FD7C73"/>
    <w:rsid w:val="00FE0403"/>
    <w:rsid w:val="00FE293A"/>
    <w:rsid w:val="00FE2B00"/>
    <w:rsid w:val="00FE385D"/>
    <w:rsid w:val="00FE3AC8"/>
    <w:rsid w:val="00FE45DD"/>
    <w:rsid w:val="00FE67A1"/>
    <w:rsid w:val="00FE68C6"/>
    <w:rsid w:val="00FE7322"/>
    <w:rsid w:val="00FE7FE8"/>
    <w:rsid w:val="00FF0913"/>
    <w:rsid w:val="00FF0CC8"/>
    <w:rsid w:val="00FF0FB0"/>
    <w:rsid w:val="00FF1488"/>
    <w:rsid w:val="00FF4245"/>
    <w:rsid w:val="00FF42CC"/>
    <w:rsid w:val="00FF4C55"/>
    <w:rsid w:val="00FF4EB0"/>
    <w:rsid w:val="00FF5304"/>
    <w:rsid w:val="00FF53AA"/>
    <w:rsid w:val="00FF6C12"/>
    <w:rsid w:val="00FF762C"/>
    <w:rsid w:val="02EE3B13"/>
    <w:rsid w:val="03D2D718"/>
    <w:rsid w:val="0AEC6E48"/>
    <w:rsid w:val="0EF1C87E"/>
    <w:rsid w:val="152461A9"/>
    <w:rsid w:val="21B9123A"/>
    <w:rsid w:val="54225B9D"/>
    <w:rsid w:val="6FCBD5AA"/>
    <w:rsid w:val="7E562A62"/>
  </w:rsids>
  <m:mathPr>
    <m:mathFont m:val="Cambria Math"/>
    <m:brkBin m:val="before"/>
    <m:brkBinSub m:val="--"/>
    <m:smallFrac m:val="0"/>
    <m:dispDef/>
    <m:lMargin m:val="0"/>
    <m:rMargin m:val="0"/>
    <m:defJc m:val="centerGroup"/>
    <m:wrapIndent m:val="1440"/>
    <m:intLim m:val="subSup"/>
    <m:naryLim m:val="undOvr"/>
  </m:mathPr>
  <w:themeFontLang w:val="en-US" w:eastAsia="zh-TW" w:bidi="x-none"/>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5943B290"/>
  <w15:docId w15:val="{DE8CB544-C1DE-4122-9AF6-42B870F5A5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iPriority="0"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8C30C5"/>
    <w:pPr>
      <w:spacing w:after="120" w:line="240" w:lineRule="auto"/>
      <w:jc w:val="both"/>
    </w:pPr>
    <w:rPr>
      <w:rFonts w:ascii="Times New Roman" w:eastAsia="Calibri" w:hAnsi="Times New Roman" w:cs="Times New Roman"/>
    </w:rPr>
  </w:style>
  <w:style w:type="paragraph" w:styleId="Heading1">
    <w:name w:val="heading 1"/>
    <w:basedOn w:val="Normal"/>
    <w:next w:val="Normal"/>
    <w:link w:val="Heading1Char"/>
    <w:uiPriority w:val="9"/>
    <w:qFormat/>
    <w:rsid w:val="00337553"/>
    <w:pPr>
      <w:keepNext/>
      <w:keepLines/>
      <w:numPr>
        <w:numId w:val="10"/>
      </w:numPr>
      <w:pBdr>
        <w:bottom w:val="single" w:sz="8" w:space="1" w:color="000000" w:themeColor="text1"/>
      </w:pBdr>
      <w:spacing w:before="480" w:after="240"/>
      <w:outlineLvl w:val="0"/>
    </w:pPr>
    <w:rPr>
      <w:rFonts w:ascii="arial bold" w:eastAsiaTheme="majorEastAsia" w:hAnsi="arial bold" w:cstheme="majorBidi"/>
      <w:b/>
      <w:bCs/>
      <w:smallCaps/>
      <w:sz w:val="36"/>
      <w:szCs w:val="28"/>
    </w:rPr>
  </w:style>
  <w:style w:type="paragraph" w:styleId="Heading2">
    <w:name w:val="heading 2"/>
    <w:basedOn w:val="Normal"/>
    <w:next w:val="Normal"/>
    <w:link w:val="Heading2Char"/>
    <w:uiPriority w:val="9"/>
    <w:unhideWhenUsed/>
    <w:qFormat/>
    <w:rsid w:val="00337553"/>
    <w:pPr>
      <w:keepNext/>
      <w:keepLines/>
      <w:numPr>
        <w:ilvl w:val="1"/>
        <w:numId w:val="10"/>
      </w:numPr>
      <w:spacing w:before="240"/>
      <w:ind w:left="576"/>
      <w:outlineLvl w:val="1"/>
    </w:pPr>
    <w:rPr>
      <w:rFonts w:ascii="arial bold" w:eastAsiaTheme="majorEastAsia" w:hAnsi="arial bold" w:cstheme="majorBidi"/>
      <w:b/>
      <w:bCs/>
      <w:smallCaps/>
      <w:color w:val="262626" w:themeColor="text1" w:themeTint="D9"/>
      <w:sz w:val="28"/>
      <w:szCs w:val="26"/>
    </w:rPr>
  </w:style>
  <w:style w:type="paragraph" w:styleId="Heading3">
    <w:name w:val="heading 3"/>
    <w:basedOn w:val="Normal"/>
    <w:next w:val="Normal"/>
    <w:link w:val="Heading3Char"/>
    <w:uiPriority w:val="9"/>
    <w:unhideWhenUsed/>
    <w:qFormat/>
    <w:rsid w:val="00337553"/>
    <w:pPr>
      <w:keepNext/>
      <w:keepLines/>
      <w:numPr>
        <w:ilvl w:val="2"/>
        <w:numId w:val="10"/>
      </w:numPr>
      <w:spacing w:before="240" w:after="0"/>
      <w:outlineLvl w:val="2"/>
    </w:pPr>
    <w:rPr>
      <w:rFonts w:ascii="arial bold" w:eastAsiaTheme="majorEastAsia" w:hAnsi="arial bold" w:cstheme="majorBidi"/>
      <w:b/>
      <w:bCs/>
      <w:smallCaps/>
      <w:sz w:val="24"/>
    </w:rPr>
  </w:style>
  <w:style w:type="paragraph" w:styleId="Heading4">
    <w:name w:val="heading 4"/>
    <w:basedOn w:val="Normal"/>
    <w:next w:val="Normal"/>
    <w:link w:val="Heading4Char"/>
    <w:uiPriority w:val="9"/>
    <w:unhideWhenUsed/>
    <w:qFormat/>
    <w:rsid w:val="003F2AFF"/>
    <w:pPr>
      <w:keepNext/>
      <w:keepLines/>
      <w:numPr>
        <w:ilvl w:val="3"/>
        <w:numId w:val="10"/>
      </w:numPr>
      <w:spacing w:before="200" w:after="0"/>
      <w:outlineLvl w:val="3"/>
    </w:pPr>
    <w:rPr>
      <w:rFonts w:ascii="arial bold" w:eastAsiaTheme="majorEastAsia" w:hAnsi="arial bold" w:cstheme="majorBidi"/>
      <w:b/>
      <w:bCs/>
      <w:i/>
      <w:iCs/>
      <w:smallCaps/>
    </w:rPr>
  </w:style>
  <w:style w:type="paragraph" w:styleId="Heading5">
    <w:name w:val="heading 5"/>
    <w:basedOn w:val="Heading4"/>
    <w:next w:val="Normal"/>
    <w:link w:val="Heading5Char"/>
    <w:uiPriority w:val="9"/>
    <w:unhideWhenUsed/>
    <w:qFormat/>
    <w:rsid w:val="003F2AFF"/>
    <w:pPr>
      <w:numPr>
        <w:ilvl w:val="4"/>
      </w:numPr>
      <w:outlineLvl w:val="4"/>
    </w:pPr>
    <w:rPr>
      <w:smallCaps w:val="0"/>
    </w:rPr>
  </w:style>
  <w:style w:type="paragraph" w:styleId="Heading6">
    <w:name w:val="heading 6"/>
    <w:aliases w:val="H6,H61,h6,Titre 6"/>
    <w:basedOn w:val="Heading5"/>
    <w:next w:val="Normal"/>
    <w:link w:val="Heading6Char"/>
    <w:uiPriority w:val="9"/>
    <w:semiHidden/>
    <w:unhideWhenUsed/>
    <w:qFormat/>
    <w:rsid w:val="00E741AC"/>
    <w:pPr>
      <w:numPr>
        <w:ilvl w:val="5"/>
      </w:numPr>
      <w:outlineLvl w:val="5"/>
    </w:pPr>
    <w:rPr>
      <w:i w:val="0"/>
      <w:iCs w:val="0"/>
    </w:rPr>
  </w:style>
  <w:style w:type="paragraph" w:styleId="Heading7">
    <w:name w:val="heading 7"/>
    <w:basedOn w:val="Heading6"/>
    <w:next w:val="Normal"/>
    <w:link w:val="Heading7Char"/>
    <w:uiPriority w:val="9"/>
    <w:semiHidden/>
    <w:unhideWhenUsed/>
    <w:qFormat/>
    <w:rsid w:val="00E741AC"/>
    <w:pPr>
      <w:numPr>
        <w:ilvl w:val="6"/>
      </w:numPr>
      <w:outlineLvl w:val="6"/>
    </w:pPr>
    <w:rPr>
      <w:color w:val="404040"/>
    </w:rPr>
  </w:style>
  <w:style w:type="paragraph" w:styleId="Heading8">
    <w:name w:val="heading 8"/>
    <w:basedOn w:val="Heading6"/>
    <w:next w:val="Normal"/>
    <w:link w:val="Heading8Char"/>
    <w:uiPriority w:val="9"/>
    <w:semiHidden/>
    <w:unhideWhenUsed/>
    <w:qFormat/>
    <w:rsid w:val="00E741AC"/>
    <w:pPr>
      <w:numPr>
        <w:ilvl w:val="7"/>
      </w:numPr>
      <w:outlineLvl w:val="7"/>
    </w:pPr>
    <w:rPr>
      <w:i/>
      <w:iCs/>
      <w:color w:val="404040"/>
      <w:sz w:val="20"/>
      <w:szCs w:val="20"/>
    </w:rPr>
  </w:style>
  <w:style w:type="paragraph" w:styleId="Heading9">
    <w:name w:val="heading 9"/>
    <w:basedOn w:val="Heading6"/>
    <w:next w:val="Normal"/>
    <w:link w:val="Heading9Char"/>
    <w:uiPriority w:val="9"/>
    <w:semiHidden/>
    <w:unhideWhenUsed/>
    <w:qFormat/>
    <w:rsid w:val="00E741AC"/>
    <w:pPr>
      <w:numPr>
        <w:ilvl w:val="8"/>
      </w:numPr>
      <w:outlineLvl w:val="8"/>
    </w:pPr>
    <w:rPr>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7553"/>
    <w:rPr>
      <w:rFonts w:ascii="arial bold" w:eastAsiaTheme="majorEastAsia" w:hAnsi="arial bold" w:cstheme="majorBidi"/>
      <w:b/>
      <w:bCs/>
      <w:smallCaps/>
      <w:sz w:val="36"/>
      <w:szCs w:val="28"/>
    </w:rPr>
  </w:style>
  <w:style w:type="character" w:customStyle="1" w:styleId="Heading2Char">
    <w:name w:val="Heading 2 Char"/>
    <w:basedOn w:val="DefaultParagraphFont"/>
    <w:link w:val="Heading2"/>
    <w:uiPriority w:val="9"/>
    <w:rsid w:val="00337553"/>
    <w:rPr>
      <w:rFonts w:ascii="arial bold" w:eastAsiaTheme="majorEastAsia" w:hAnsi="arial bold" w:cstheme="majorBidi"/>
      <w:b/>
      <w:bCs/>
      <w:smallCaps/>
      <w:color w:val="262626" w:themeColor="text1" w:themeTint="D9"/>
      <w:sz w:val="28"/>
      <w:szCs w:val="26"/>
    </w:rPr>
  </w:style>
  <w:style w:type="character" w:customStyle="1" w:styleId="Heading3Char">
    <w:name w:val="Heading 3 Char"/>
    <w:basedOn w:val="DefaultParagraphFont"/>
    <w:link w:val="Heading3"/>
    <w:uiPriority w:val="9"/>
    <w:rsid w:val="00337553"/>
    <w:rPr>
      <w:rFonts w:ascii="arial bold" w:eastAsiaTheme="majorEastAsia" w:hAnsi="arial bold" w:cstheme="majorBidi"/>
      <w:b/>
      <w:bCs/>
      <w:smallCaps/>
      <w:sz w:val="24"/>
    </w:rPr>
  </w:style>
  <w:style w:type="character" w:customStyle="1" w:styleId="Heading4Char">
    <w:name w:val="Heading 4 Char"/>
    <w:basedOn w:val="DefaultParagraphFont"/>
    <w:link w:val="Heading4"/>
    <w:uiPriority w:val="9"/>
    <w:rsid w:val="003F2AFF"/>
    <w:rPr>
      <w:rFonts w:ascii="arial bold" w:eastAsiaTheme="majorEastAsia" w:hAnsi="arial bold" w:cstheme="majorBidi"/>
      <w:b/>
      <w:bCs/>
      <w:i/>
      <w:iCs/>
      <w:smallCaps/>
    </w:rPr>
  </w:style>
  <w:style w:type="character" w:customStyle="1" w:styleId="Heading5Char">
    <w:name w:val="Heading 5 Char"/>
    <w:basedOn w:val="DefaultParagraphFont"/>
    <w:link w:val="Heading5"/>
    <w:uiPriority w:val="9"/>
    <w:rsid w:val="003F2AFF"/>
    <w:rPr>
      <w:rFonts w:ascii="arial bold" w:eastAsiaTheme="majorEastAsia" w:hAnsi="arial bold" w:cstheme="majorBidi"/>
      <w:b/>
      <w:bCs/>
      <w:i/>
      <w:iCs/>
    </w:rPr>
  </w:style>
  <w:style w:type="character" w:customStyle="1" w:styleId="Heading6Char">
    <w:name w:val="Heading 6 Char"/>
    <w:aliases w:val="H6 Char,H61 Char,h6 Char,Titre 6 Char"/>
    <w:basedOn w:val="DefaultParagraphFont"/>
    <w:link w:val="Heading6"/>
    <w:uiPriority w:val="9"/>
    <w:semiHidden/>
    <w:rsid w:val="00E741AC"/>
    <w:rPr>
      <w:rFonts w:ascii="arial bold" w:eastAsiaTheme="majorEastAsia" w:hAnsi="arial bold" w:cstheme="majorBidi"/>
      <w:b/>
      <w:bCs/>
    </w:rPr>
  </w:style>
  <w:style w:type="character" w:customStyle="1" w:styleId="Heading7Char">
    <w:name w:val="Heading 7 Char"/>
    <w:basedOn w:val="DefaultParagraphFont"/>
    <w:link w:val="Heading7"/>
    <w:uiPriority w:val="9"/>
    <w:semiHidden/>
    <w:rsid w:val="00E741AC"/>
    <w:rPr>
      <w:rFonts w:ascii="arial bold" w:eastAsiaTheme="majorEastAsia" w:hAnsi="arial bold" w:cstheme="majorBidi"/>
      <w:b/>
      <w:bCs/>
      <w:color w:val="404040"/>
    </w:rPr>
  </w:style>
  <w:style w:type="character" w:customStyle="1" w:styleId="Heading8Char">
    <w:name w:val="Heading 8 Char"/>
    <w:basedOn w:val="DefaultParagraphFont"/>
    <w:link w:val="Heading8"/>
    <w:uiPriority w:val="9"/>
    <w:semiHidden/>
    <w:rsid w:val="00E741AC"/>
    <w:rPr>
      <w:rFonts w:ascii="arial bold" w:eastAsiaTheme="majorEastAsia" w:hAnsi="arial bold" w:cstheme="majorBidi"/>
      <w:b/>
      <w:bCs/>
      <w:i/>
      <w:iCs/>
      <w:color w:val="404040"/>
      <w:sz w:val="20"/>
      <w:szCs w:val="20"/>
    </w:rPr>
  </w:style>
  <w:style w:type="character" w:customStyle="1" w:styleId="Heading9Char">
    <w:name w:val="Heading 9 Char"/>
    <w:basedOn w:val="DefaultParagraphFont"/>
    <w:link w:val="Heading9"/>
    <w:uiPriority w:val="9"/>
    <w:semiHidden/>
    <w:rsid w:val="00E741AC"/>
    <w:rPr>
      <w:rFonts w:ascii="arial bold" w:eastAsiaTheme="majorEastAsia" w:hAnsi="arial bold" w:cstheme="majorBidi"/>
      <w:b/>
      <w:bCs/>
      <w:color w:val="404040"/>
      <w:sz w:val="20"/>
      <w:szCs w:val="20"/>
    </w:rPr>
  </w:style>
  <w:style w:type="paragraph" w:styleId="TOC1">
    <w:name w:val="toc 1"/>
    <w:basedOn w:val="Normal"/>
    <w:next w:val="Normal"/>
    <w:autoRedefine/>
    <w:uiPriority w:val="39"/>
    <w:rsid w:val="005F0303"/>
    <w:pPr>
      <w:tabs>
        <w:tab w:val="left" w:pos="450"/>
        <w:tab w:val="right" w:leader="dot" w:pos="9350"/>
      </w:tabs>
      <w:spacing w:before="120"/>
    </w:pPr>
    <w:rPr>
      <w:rFonts w:asciiTheme="minorHAnsi" w:hAnsiTheme="minorHAnsi"/>
      <w:b/>
      <w:bCs/>
      <w:caps/>
      <w:sz w:val="20"/>
      <w:szCs w:val="20"/>
    </w:rPr>
  </w:style>
  <w:style w:type="paragraph" w:styleId="TOC2">
    <w:name w:val="toc 2"/>
    <w:basedOn w:val="Normal"/>
    <w:next w:val="Normal"/>
    <w:autoRedefine/>
    <w:uiPriority w:val="39"/>
    <w:rsid w:val="00997FAD"/>
    <w:pPr>
      <w:tabs>
        <w:tab w:val="left" w:pos="990"/>
        <w:tab w:val="right" w:leader="dot" w:pos="9350"/>
      </w:tabs>
      <w:spacing w:after="0" w:line="264" w:lineRule="auto"/>
      <w:ind w:left="450"/>
    </w:pPr>
    <w:rPr>
      <w:rFonts w:asciiTheme="minorHAnsi" w:hAnsiTheme="minorHAnsi"/>
      <w:smallCaps/>
      <w:sz w:val="20"/>
      <w:szCs w:val="20"/>
    </w:rPr>
  </w:style>
  <w:style w:type="character" w:styleId="Hyperlink">
    <w:name w:val="Hyperlink"/>
    <w:uiPriority w:val="99"/>
    <w:rsid w:val="00E741AC"/>
    <w:rPr>
      <w:color w:val="0000FF"/>
      <w:u w:val="single"/>
    </w:rPr>
  </w:style>
  <w:style w:type="paragraph" w:styleId="Footer">
    <w:name w:val="footer"/>
    <w:basedOn w:val="Normal"/>
    <w:link w:val="FooterChar"/>
    <w:uiPriority w:val="99"/>
    <w:rsid w:val="00E741AC"/>
    <w:pPr>
      <w:tabs>
        <w:tab w:val="center" w:pos="4320"/>
        <w:tab w:val="right" w:pos="8640"/>
      </w:tabs>
    </w:pPr>
  </w:style>
  <w:style w:type="character" w:customStyle="1" w:styleId="FooterChar">
    <w:name w:val="Footer Char"/>
    <w:basedOn w:val="DefaultParagraphFont"/>
    <w:link w:val="Footer"/>
    <w:uiPriority w:val="99"/>
    <w:rsid w:val="00E741AC"/>
    <w:rPr>
      <w:rFonts w:ascii="Calibri" w:eastAsia="Calibri" w:hAnsi="Calibri" w:cs="Times New Roman"/>
    </w:rPr>
  </w:style>
  <w:style w:type="character" w:styleId="PageNumber">
    <w:name w:val="page number"/>
    <w:basedOn w:val="DefaultParagraphFont"/>
    <w:rsid w:val="00E741AC"/>
  </w:style>
  <w:style w:type="paragraph" w:styleId="BodyText">
    <w:name w:val="Body Text"/>
    <w:basedOn w:val="Normal"/>
    <w:link w:val="BodyTextChar"/>
    <w:autoRedefine/>
    <w:rsid w:val="00E741AC"/>
    <w:rPr>
      <w:lang w:eastAsia="zh-CN"/>
    </w:rPr>
  </w:style>
  <w:style w:type="character" w:customStyle="1" w:styleId="BodyTextChar">
    <w:name w:val="Body Text Char"/>
    <w:basedOn w:val="DefaultParagraphFont"/>
    <w:link w:val="BodyText"/>
    <w:rsid w:val="00E741AC"/>
    <w:rPr>
      <w:rFonts w:ascii="Calibri" w:eastAsia="Calibri" w:hAnsi="Calibri" w:cs="Times New Roman"/>
      <w:lang w:eastAsia="zh-CN"/>
    </w:rPr>
  </w:style>
  <w:style w:type="paragraph" w:styleId="TOC3">
    <w:name w:val="toc 3"/>
    <w:basedOn w:val="Normal"/>
    <w:next w:val="Normal"/>
    <w:autoRedefine/>
    <w:uiPriority w:val="39"/>
    <w:rsid w:val="00D91FC2"/>
    <w:pPr>
      <w:tabs>
        <w:tab w:val="left" w:pos="1620"/>
        <w:tab w:val="right" w:leader="dot" w:pos="9350"/>
      </w:tabs>
      <w:spacing w:after="0" w:line="264" w:lineRule="auto"/>
      <w:ind w:left="990"/>
    </w:pPr>
    <w:rPr>
      <w:rFonts w:asciiTheme="minorHAnsi" w:hAnsiTheme="minorHAnsi"/>
      <w:i/>
      <w:iCs/>
      <w:sz w:val="20"/>
      <w:szCs w:val="20"/>
    </w:rPr>
  </w:style>
  <w:style w:type="character" w:customStyle="1" w:styleId="StyleArial">
    <w:name w:val="Style Arial"/>
    <w:rsid w:val="00E741AC"/>
    <w:rPr>
      <w:rFonts w:ascii="Arial" w:hAnsi="Arial"/>
      <w:sz w:val="20"/>
    </w:rPr>
  </w:style>
  <w:style w:type="paragraph" w:customStyle="1" w:styleId="StyleArialAfter6pt">
    <w:name w:val="Style Arial After:  6 pt"/>
    <w:basedOn w:val="Normal"/>
    <w:rsid w:val="00E741AC"/>
    <w:rPr>
      <w:rFonts w:ascii="Arial" w:eastAsia="Times New Roman" w:hAnsi="Arial"/>
      <w:sz w:val="20"/>
      <w:szCs w:val="20"/>
    </w:rPr>
  </w:style>
  <w:style w:type="paragraph" w:styleId="ListBullet">
    <w:name w:val="List Bullet"/>
    <w:basedOn w:val="Normal"/>
    <w:rsid w:val="00E741AC"/>
    <w:pPr>
      <w:numPr>
        <w:numId w:val="1"/>
      </w:numPr>
    </w:pPr>
  </w:style>
  <w:style w:type="paragraph" w:styleId="List">
    <w:name w:val="List"/>
    <w:basedOn w:val="Normal"/>
    <w:rsid w:val="00E741AC"/>
    <w:pPr>
      <w:ind w:left="360" w:hanging="360"/>
    </w:pPr>
  </w:style>
  <w:style w:type="paragraph" w:styleId="ListBullet2">
    <w:name w:val="List Bullet 2"/>
    <w:basedOn w:val="Normal"/>
    <w:rsid w:val="00E741AC"/>
    <w:pPr>
      <w:numPr>
        <w:numId w:val="2"/>
      </w:numPr>
    </w:pPr>
  </w:style>
  <w:style w:type="paragraph" w:styleId="BalloonText">
    <w:name w:val="Balloon Text"/>
    <w:basedOn w:val="Normal"/>
    <w:link w:val="BalloonTextChar"/>
    <w:semiHidden/>
    <w:rsid w:val="00E741AC"/>
    <w:rPr>
      <w:rFonts w:ascii="Tahoma" w:hAnsi="Tahoma" w:cs="Tahoma"/>
      <w:sz w:val="16"/>
      <w:szCs w:val="16"/>
    </w:rPr>
  </w:style>
  <w:style w:type="character" w:customStyle="1" w:styleId="BalloonTextChar">
    <w:name w:val="Balloon Text Char"/>
    <w:basedOn w:val="DefaultParagraphFont"/>
    <w:link w:val="BalloonText"/>
    <w:semiHidden/>
    <w:rsid w:val="00E741AC"/>
    <w:rPr>
      <w:rFonts w:ascii="Tahoma" w:eastAsia="Calibri" w:hAnsi="Tahoma" w:cs="Tahoma"/>
      <w:sz w:val="16"/>
      <w:szCs w:val="16"/>
    </w:rPr>
  </w:style>
  <w:style w:type="paragraph" w:styleId="BodyText2">
    <w:name w:val="Body Text 2"/>
    <w:basedOn w:val="Normal"/>
    <w:link w:val="BodyText2Char"/>
    <w:rsid w:val="00E741AC"/>
    <w:pPr>
      <w:spacing w:line="480" w:lineRule="auto"/>
    </w:pPr>
  </w:style>
  <w:style w:type="character" w:customStyle="1" w:styleId="BodyText2Char">
    <w:name w:val="Body Text 2 Char"/>
    <w:basedOn w:val="DefaultParagraphFont"/>
    <w:link w:val="BodyText2"/>
    <w:rsid w:val="00E741AC"/>
    <w:rPr>
      <w:rFonts w:ascii="Calibri" w:eastAsia="Calibri" w:hAnsi="Calibri" w:cs="Times New Roman"/>
    </w:rPr>
  </w:style>
  <w:style w:type="paragraph" w:styleId="NormalWeb">
    <w:name w:val="Normal (Web)"/>
    <w:basedOn w:val="Normal"/>
    <w:uiPriority w:val="99"/>
    <w:rsid w:val="00E741AC"/>
    <w:pPr>
      <w:spacing w:before="100" w:beforeAutospacing="1" w:after="100" w:afterAutospacing="1"/>
    </w:pPr>
    <w:rPr>
      <w:rFonts w:ascii="Arial Unicode MS" w:eastAsia="Arial Unicode MS" w:hAnsi="Arial Unicode MS" w:cs="Arial Unicode MS"/>
    </w:rPr>
  </w:style>
  <w:style w:type="paragraph" w:customStyle="1" w:styleId="Default">
    <w:name w:val="Default"/>
    <w:rsid w:val="00E741AC"/>
    <w:pPr>
      <w:autoSpaceDE w:val="0"/>
      <w:autoSpaceDN w:val="0"/>
      <w:adjustRightInd w:val="0"/>
    </w:pPr>
    <w:rPr>
      <w:rFonts w:ascii="Arial" w:eastAsia="Times New Roman" w:hAnsi="Arial" w:cs="Arial"/>
      <w:color w:val="000000"/>
      <w:sz w:val="24"/>
      <w:szCs w:val="24"/>
    </w:rPr>
  </w:style>
  <w:style w:type="paragraph" w:styleId="FootnoteText">
    <w:name w:val="footnote text"/>
    <w:basedOn w:val="Normal"/>
    <w:link w:val="FootnoteTextChar"/>
    <w:uiPriority w:val="99"/>
    <w:semiHidden/>
    <w:rsid w:val="00E741AC"/>
    <w:rPr>
      <w:rFonts w:eastAsia="Times New Roman"/>
      <w:sz w:val="20"/>
      <w:szCs w:val="20"/>
    </w:rPr>
  </w:style>
  <w:style w:type="character" w:customStyle="1" w:styleId="FootnoteTextChar">
    <w:name w:val="Footnote Text Char"/>
    <w:basedOn w:val="DefaultParagraphFont"/>
    <w:link w:val="FootnoteText"/>
    <w:uiPriority w:val="99"/>
    <w:semiHidden/>
    <w:rsid w:val="00E741AC"/>
    <w:rPr>
      <w:rFonts w:ascii="Calibri" w:eastAsia="Times New Roman" w:hAnsi="Calibri" w:cs="Times New Roman"/>
      <w:sz w:val="20"/>
      <w:szCs w:val="20"/>
    </w:rPr>
  </w:style>
  <w:style w:type="character" w:styleId="FootnoteReference">
    <w:name w:val="footnote reference"/>
    <w:uiPriority w:val="99"/>
    <w:semiHidden/>
    <w:rsid w:val="00E741AC"/>
    <w:rPr>
      <w:vertAlign w:val="superscript"/>
    </w:rPr>
  </w:style>
  <w:style w:type="character" w:styleId="HTMLTypewriter">
    <w:name w:val="HTML Typewriter"/>
    <w:rsid w:val="00E741AC"/>
    <w:rPr>
      <w:rFonts w:ascii="Courier New" w:eastAsia="Times New Roman" w:hAnsi="Courier New" w:cs="Courier New"/>
      <w:sz w:val="20"/>
      <w:szCs w:val="20"/>
    </w:rPr>
  </w:style>
  <w:style w:type="table" w:styleId="TableGrid">
    <w:name w:val="Table Grid"/>
    <w:basedOn w:val="TableNormal"/>
    <w:uiPriority w:val="59"/>
    <w:rsid w:val="00E741AC"/>
    <w:pPr>
      <w:widowControl w:val="0"/>
      <w:adjustRightInd w:val="0"/>
      <w:spacing w:after="0" w:line="360" w:lineRule="atLeast"/>
      <w:jc w:val="both"/>
      <w:textAlignment w:val="baseline"/>
    </w:pPr>
    <w:rPr>
      <w:rFonts w:ascii="Calibri" w:eastAsia="Times New Roman" w:hAnsi="Calibri"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rsid w:val="00E741AC"/>
    <w:pPr>
      <w:tabs>
        <w:tab w:val="center" w:pos="4320"/>
        <w:tab w:val="right" w:pos="8640"/>
      </w:tabs>
    </w:pPr>
  </w:style>
  <w:style w:type="character" w:customStyle="1" w:styleId="HeaderChar">
    <w:name w:val="Header Char"/>
    <w:basedOn w:val="DefaultParagraphFont"/>
    <w:link w:val="Header"/>
    <w:uiPriority w:val="99"/>
    <w:rsid w:val="00E741AC"/>
    <w:rPr>
      <w:rFonts w:ascii="Calibri" w:eastAsia="Calibri" w:hAnsi="Calibri" w:cs="Times New Roman"/>
    </w:rPr>
  </w:style>
  <w:style w:type="paragraph" w:styleId="BodyTextIndent">
    <w:name w:val="Body Text Indent"/>
    <w:basedOn w:val="Normal"/>
    <w:link w:val="BodyTextIndentChar"/>
    <w:rsid w:val="00E741AC"/>
    <w:pPr>
      <w:ind w:left="360"/>
    </w:pPr>
  </w:style>
  <w:style w:type="character" w:customStyle="1" w:styleId="BodyTextIndentChar">
    <w:name w:val="Body Text Indent Char"/>
    <w:basedOn w:val="DefaultParagraphFont"/>
    <w:link w:val="BodyTextIndent"/>
    <w:rsid w:val="00E741AC"/>
    <w:rPr>
      <w:rFonts w:ascii="Calibri" w:eastAsia="Calibri" w:hAnsi="Calibri" w:cs="Times New Roman"/>
    </w:rPr>
  </w:style>
  <w:style w:type="character" w:styleId="Strong">
    <w:name w:val="Strong"/>
    <w:uiPriority w:val="22"/>
    <w:qFormat/>
    <w:rsid w:val="00E741AC"/>
    <w:rPr>
      <w:b/>
      <w:bCs/>
    </w:rPr>
  </w:style>
  <w:style w:type="paragraph" w:customStyle="1" w:styleId="BlockQuotation">
    <w:name w:val="Block Quotation"/>
    <w:basedOn w:val="BodyText"/>
    <w:rsid w:val="00E741AC"/>
    <w:pPr>
      <w:keepLines/>
      <w:pBdr>
        <w:left w:val="threeDEmboss" w:sz="12" w:space="3" w:color="0000FF"/>
        <w:bottom w:val="single" w:sz="2" w:space="3" w:color="FFFFFF"/>
      </w:pBdr>
      <w:spacing w:after="60"/>
      <w:ind w:left="504"/>
    </w:pPr>
    <w:rPr>
      <w:i/>
      <w:sz w:val="24"/>
      <w:szCs w:val="24"/>
    </w:rPr>
  </w:style>
  <w:style w:type="paragraph" w:customStyle="1" w:styleId="Wo">
    <w:name w:val="Wo"/>
    <w:basedOn w:val="TOC1"/>
    <w:rsid w:val="00E741AC"/>
    <w:rPr>
      <w:rFonts w:ascii="Arial" w:hAnsi="Arial"/>
      <w:b w:val="0"/>
    </w:rPr>
  </w:style>
  <w:style w:type="paragraph" w:customStyle="1" w:styleId="head">
    <w:name w:val="head"/>
    <w:basedOn w:val="Normal"/>
    <w:rsid w:val="00E741AC"/>
    <w:pPr>
      <w:keepNext/>
      <w:spacing w:before="100" w:beforeAutospacing="1" w:after="100" w:afterAutospacing="1"/>
    </w:pPr>
    <w:rPr>
      <w:rFonts w:ascii="Arial" w:hAnsi="Arial" w:cs="Arial"/>
      <w:sz w:val="29"/>
      <w:szCs w:val="29"/>
      <w:lang w:eastAsia="zh-CN"/>
    </w:rPr>
  </w:style>
  <w:style w:type="paragraph" w:customStyle="1" w:styleId="body">
    <w:name w:val="body"/>
    <w:basedOn w:val="Normal"/>
    <w:rsid w:val="00E741AC"/>
    <w:pPr>
      <w:spacing w:before="100" w:beforeAutospacing="1" w:after="100" w:afterAutospacing="1"/>
    </w:pPr>
    <w:rPr>
      <w:rFonts w:ascii="Arial" w:hAnsi="Arial" w:cs="Arial"/>
      <w:sz w:val="19"/>
      <w:szCs w:val="19"/>
      <w:lang w:eastAsia="zh-CN"/>
    </w:rPr>
  </w:style>
  <w:style w:type="paragraph" w:customStyle="1" w:styleId="Caption1">
    <w:name w:val="Caption1"/>
    <w:basedOn w:val="Normal"/>
    <w:rsid w:val="00E741AC"/>
    <w:pPr>
      <w:spacing w:before="100" w:beforeAutospacing="1" w:after="100" w:afterAutospacing="1"/>
    </w:pPr>
    <w:rPr>
      <w:rFonts w:ascii="Arial" w:hAnsi="Arial" w:cs="Arial"/>
      <w:sz w:val="17"/>
      <w:szCs w:val="17"/>
      <w:lang w:eastAsia="zh-CN"/>
    </w:rPr>
  </w:style>
  <w:style w:type="character" w:styleId="Emphasis">
    <w:name w:val="Emphasis"/>
    <w:uiPriority w:val="20"/>
    <w:qFormat/>
    <w:rsid w:val="00E741AC"/>
    <w:rPr>
      <w:i/>
      <w:iCs/>
    </w:rPr>
  </w:style>
  <w:style w:type="paragraph" w:customStyle="1" w:styleId="CM7">
    <w:name w:val="CM7"/>
    <w:basedOn w:val="Default"/>
    <w:next w:val="Default"/>
    <w:uiPriority w:val="99"/>
    <w:rsid w:val="00E741AC"/>
    <w:pPr>
      <w:widowControl w:val="0"/>
    </w:pPr>
    <w:rPr>
      <w:rFonts w:ascii="Times New Roman" w:hAnsi="Times New Roman" w:cs="Times New Roman"/>
      <w:color w:val="auto"/>
    </w:rPr>
  </w:style>
  <w:style w:type="paragraph" w:customStyle="1" w:styleId="CM3">
    <w:name w:val="CM3"/>
    <w:basedOn w:val="Default"/>
    <w:next w:val="Default"/>
    <w:uiPriority w:val="99"/>
    <w:rsid w:val="00E741AC"/>
    <w:pPr>
      <w:widowControl w:val="0"/>
      <w:spacing w:line="278" w:lineRule="atLeast"/>
    </w:pPr>
    <w:rPr>
      <w:rFonts w:ascii="Times New Roman" w:hAnsi="Times New Roman" w:cs="Times New Roman"/>
      <w:color w:val="auto"/>
    </w:rPr>
  </w:style>
  <w:style w:type="paragraph" w:styleId="NoSpacing">
    <w:name w:val="No Spacing"/>
    <w:uiPriority w:val="99"/>
    <w:qFormat/>
    <w:rsid w:val="00E741AC"/>
    <w:pPr>
      <w:spacing w:after="0" w:line="240" w:lineRule="auto"/>
    </w:pPr>
    <w:rPr>
      <w:rFonts w:ascii="Calibri" w:eastAsia="Calibri" w:hAnsi="Calibri" w:cs="Times New Roman"/>
    </w:rPr>
  </w:style>
  <w:style w:type="paragraph" w:customStyle="1" w:styleId="ColorfulList-Accent11">
    <w:name w:val="Colorful List - Accent 11"/>
    <w:basedOn w:val="Normal"/>
    <w:uiPriority w:val="34"/>
    <w:qFormat/>
    <w:rsid w:val="00E741AC"/>
    <w:pPr>
      <w:ind w:left="720"/>
      <w:contextualSpacing/>
    </w:pPr>
  </w:style>
  <w:style w:type="character" w:styleId="CommentReference">
    <w:name w:val="annotation reference"/>
    <w:uiPriority w:val="99"/>
    <w:rsid w:val="00E741AC"/>
    <w:rPr>
      <w:sz w:val="18"/>
    </w:rPr>
  </w:style>
  <w:style w:type="paragraph" w:styleId="CommentText">
    <w:name w:val="annotation text"/>
    <w:basedOn w:val="Normal"/>
    <w:link w:val="CommentTextChar"/>
    <w:uiPriority w:val="99"/>
    <w:rsid w:val="00E741AC"/>
  </w:style>
  <w:style w:type="character" w:customStyle="1" w:styleId="CommentTextChar">
    <w:name w:val="Comment Text Char"/>
    <w:basedOn w:val="DefaultParagraphFont"/>
    <w:link w:val="CommentText"/>
    <w:uiPriority w:val="99"/>
    <w:rsid w:val="00E741AC"/>
    <w:rPr>
      <w:rFonts w:ascii="Calibri" w:eastAsia="Calibri" w:hAnsi="Calibri" w:cs="Times New Roman"/>
    </w:rPr>
  </w:style>
  <w:style w:type="paragraph" w:styleId="CommentSubject">
    <w:name w:val="annotation subject"/>
    <w:basedOn w:val="CommentText"/>
    <w:next w:val="CommentText"/>
    <w:link w:val="CommentSubjectChar"/>
    <w:rsid w:val="00E741AC"/>
    <w:rPr>
      <w:b/>
      <w:bCs/>
    </w:rPr>
  </w:style>
  <w:style w:type="character" w:customStyle="1" w:styleId="CommentSubjectChar">
    <w:name w:val="Comment Subject Char"/>
    <w:basedOn w:val="CommentTextChar"/>
    <w:link w:val="CommentSubject"/>
    <w:rsid w:val="00E741AC"/>
    <w:rPr>
      <w:rFonts w:ascii="Calibri" w:eastAsia="Calibri" w:hAnsi="Calibri" w:cs="Times New Roman"/>
      <w:b/>
      <w:bCs/>
    </w:rPr>
  </w:style>
  <w:style w:type="character" w:styleId="FollowedHyperlink">
    <w:name w:val="FollowedHyperlink"/>
    <w:uiPriority w:val="99"/>
    <w:unhideWhenUsed/>
    <w:rsid w:val="00E741AC"/>
    <w:rPr>
      <w:color w:val="800080"/>
      <w:u w:val="single"/>
    </w:rPr>
  </w:style>
  <w:style w:type="paragraph" w:customStyle="1" w:styleId="xl65">
    <w:name w:val="xl65"/>
    <w:basedOn w:val="Normal"/>
    <w:rsid w:val="00E741AC"/>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Arial" w:eastAsia="Times New Roman" w:hAnsi="Arial" w:cs="Arial"/>
      <w:b/>
      <w:bCs/>
      <w:sz w:val="20"/>
      <w:szCs w:val="20"/>
    </w:rPr>
  </w:style>
  <w:style w:type="paragraph" w:customStyle="1" w:styleId="xl66">
    <w:name w:val="xl66"/>
    <w:basedOn w:val="Normal"/>
    <w:rsid w:val="00E741AC"/>
    <w:pPr>
      <w:spacing w:before="100" w:beforeAutospacing="1" w:after="100" w:afterAutospacing="1"/>
      <w:textAlignment w:val="center"/>
    </w:pPr>
    <w:rPr>
      <w:rFonts w:eastAsia="Times New Roman"/>
    </w:rPr>
  </w:style>
  <w:style w:type="paragraph" w:customStyle="1" w:styleId="xl67">
    <w:name w:val="xl67"/>
    <w:basedOn w:val="Normal"/>
    <w:rsid w:val="00E741AC"/>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Arial" w:eastAsia="Times New Roman" w:hAnsi="Arial" w:cs="Arial"/>
      <w:sz w:val="20"/>
      <w:szCs w:val="20"/>
    </w:rPr>
  </w:style>
  <w:style w:type="paragraph" w:styleId="ListParagraph">
    <w:name w:val="List Paragraph"/>
    <w:basedOn w:val="Normal"/>
    <w:uiPriority w:val="34"/>
    <w:qFormat/>
    <w:rsid w:val="00E741AC"/>
    <w:pPr>
      <w:ind w:left="720"/>
      <w:contextualSpacing/>
    </w:pPr>
  </w:style>
  <w:style w:type="paragraph" w:styleId="Quote">
    <w:name w:val="Quote"/>
    <w:basedOn w:val="Normal"/>
    <w:next w:val="Normal"/>
    <w:link w:val="QuoteChar"/>
    <w:uiPriority w:val="29"/>
    <w:qFormat/>
    <w:rsid w:val="00E741AC"/>
    <w:rPr>
      <w:i/>
      <w:iCs/>
      <w:color w:val="000000"/>
    </w:rPr>
  </w:style>
  <w:style w:type="character" w:customStyle="1" w:styleId="QuoteChar">
    <w:name w:val="Quote Char"/>
    <w:basedOn w:val="DefaultParagraphFont"/>
    <w:link w:val="Quote"/>
    <w:uiPriority w:val="29"/>
    <w:rsid w:val="00E741AC"/>
    <w:rPr>
      <w:rFonts w:ascii="Calibri" w:eastAsia="Calibri" w:hAnsi="Calibri" w:cs="Times New Roman"/>
      <w:i/>
      <w:iCs/>
      <w:color w:val="000000"/>
    </w:rPr>
  </w:style>
  <w:style w:type="paragraph" w:styleId="EndnoteText">
    <w:name w:val="endnote text"/>
    <w:basedOn w:val="Normal"/>
    <w:link w:val="EndnoteTextChar"/>
    <w:uiPriority w:val="99"/>
    <w:unhideWhenUsed/>
    <w:rsid w:val="00E741AC"/>
    <w:rPr>
      <w:sz w:val="20"/>
      <w:szCs w:val="20"/>
    </w:rPr>
  </w:style>
  <w:style w:type="character" w:customStyle="1" w:styleId="EndnoteTextChar">
    <w:name w:val="Endnote Text Char"/>
    <w:basedOn w:val="DefaultParagraphFont"/>
    <w:link w:val="EndnoteText"/>
    <w:uiPriority w:val="99"/>
    <w:rsid w:val="00E741AC"/>
    <w:rPr>
      <w:rFonts w:ascii="Calibri" w:eastAsia="Calibri" w:hAnsi="Calibri" w:cs="Times New Roman"/>
      <w:sz w:val="20"/>
      <w:szCs w:val="20"/>
    </w:rPr>
  </w:style>
  <w:style w:type="character" w:styleId="EndnoteReference">
    <w:name w:val="endnote reference"/>
    <w:uiPriority w:val="99"/>
    <w:unhideWhenUsed/>
    <w:rsid w:val="00E741AC"/>
    <w:rPr>
      <w:vertAlign w:val="superscript"/>
    </w:rPr>
  </w:style>
  <w:style w:type="character" w:customStyle="1" w:styleId="st">
    <w:name w:val="st"/>
    <w:rsid w:val="00E741AC"/>
  </w:style>
  <w:style w:type="paragraph" w:styleId="Revision">
    <w:name w:val="Revision"/>
    <w:hidden/>
    <w:uiPriority w:val="99"/>
    <w:semiHidden/>
    <w:rsid w:val="00FD2CFC"/>
    <w:pPr>
      <w:spacing w:after="0" w:line="240" w:lineRule="auto"/>
    </w:pPr>
    <w:rPr>
      <w:rFonts w:ascii="Calibri" w:eastAsia="Calibri" w:hAnsi="Calibri" w:cs="Times New Roman"/>
    </w:rPr>
  </w:style>
  <w:style w:type="paragraph" w:styleId="Title">
    <w:name w:val="Title"/>
    <w:basedOn w:val="Normal"/>
    <w:next w:val="Normal"/>
    <w:link w:val="TitleChar"/>
    <w:uiPriority w:val="10"/>
    <w:qFormat/>
    <w:rsid w:val="005F05A6"/>
    <w:pPr>
      <w:spacing w:after="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F05A6"/>
    <w:rPr>
      <w:rFonts w:asciiTheme="majorHAnsi" w:eastAsiaTheme="majorEastAsia" w:hAnsiTheme="majorHAnsi" w:cstheme="majorBidi"/>
      <w:spacing w:val="-10"/>
      <w:kern w:val="28"/>
      <w:sz w:val="56"/>
      <w:szCs w:val="56"/>
    </w:rPr>
  </w:style>
  <w:style w:type="paragraph" w:styleId="Caption">
    <w:name w:val="caption"/>
    <w:basedOn w:val="Normal"/>
    <w:next w:val="Normal"/>
    <w:uiPriority w:val="35"/>
    <w:unhideWhenUsed/>
    <w:qFormat/>
    <w:rsid w:val="0071117D"/>
    <w:pPr>
      <w:spacing w:before="120" w:after="240"/>
      <w:jc w:val="center"/>
    </w:pPr>
    <w:rPr>
      <w:b/>
      <w:i/>
      <w:iCs/>
      <w:color w:val="000000" w:themeColor="text1"/>
      <w:sz w:val="18"/>
      <w:szCs w:val="18"/>
    </w:rPr>
  </w:style>
  <w:style w:type="paragraph" w:styleId="PlainText">
    <w:name w:val="Plain Text"/>
    <w:basedOn w:val="Normal"/>
    <w:link w:val="PlainTextChar"/>
    <w:uiPriority w:val="99"/>
    <w:unhideWhenUsed/>
    <w:rsid w:val="003218C4"/>
    <w:pPr>
      <w:spacing w:after="0"/>
    </w:pPr>
    <w:rPr>
      <w:rFonts w:eastAsiaTheme="minorHAnsi" w:cs="Consolas"/>
      <w:szCs w:val="21"/>
    </w:rPr>
  </w:style>
  <w:style w:type="character" w:customStyle="1" w:styleId="PlainTextChar">
    <w:name w:val="Plain Text Char"/>
    <w:basedOn w:val="DefaultParagraphFont"/>
    <w:link w:val="PlainText"/>
    <w:uiPriority w:val="99"/>
    <w:rsid w:val="003218C4"/>
    <w:rPr>
      <w:rFonts w:ascii="Calibri" w:hAnsi="Calibri" w:cs="Consolas"/>
      <w:szCs w:val="21"/>
    </w:rPr>
  </w:style>
  <w:style w:type="paragraph" w:styleId="TOCHeading">
    <w:name w:val="TOC Heading"/>
    <w:basedOn w:val="Heading1"/>
    <w:next w:val="Normal"/>
    <w:uiPriority w:val="39"/>
    <w:unhideWhenUsed/>
    <w:qFormat/>
    <w:rsid w:val="009D1DC8"/>
    <w:pPr>
      <w:numPr>
        <w:numId w:val="0"/>
      </w:numPr>
      <w:outlineLvl w:val="9"/>
    </w:pPr>
    <w:rPr>
      <w:rFonts w:asciiTheme="majorHAnsi" w:hAnsiTheme="majorHAnsi"/>
      <w:color w:val="365F91" w:themeColor="accent1" w:themeShade="BF"/>
    </w:rPr>
  </w:style>
  <w:style w:type="paragraph" w:customStyle="1" w:styleId="BDOtherTitles">
    <w:name w:val="BD Other Titles"/>
    <w:basedOn w:val="Normal"/>
    <w:next w:val="Normal"/>
    <w:qFormat/>
    <w:rsid w:val="00337553"/>
    <w:pPr>
      <w:spacing w:after="240"/>
      <w:jc w:val="center"/>
    </w:pPr>
    <w:rPr>
      <w:rFonts w:ascii="Arial" w:eastAsiaTheme="minorHAnsi" w:hAnsi="Arial" w:cstheme="minorBidi"/>
      <w:b/>
      <w:sz w:val="28"/>
    </w:rPr>
  </w:style>
  <w:style w:type="paragraph" w:customStyle="1" w:styleId="BDDefinitionEmphasis">
    <w:name w:val="BD Definition Emphasis"/>
    <w:basedOn w:val="Normal"/>
    <w:next w:val="Normal"/>
    <w:qFormat/>
    <w:rsid w:val="00337553"/>
    <w:pPr>
      <w:spacing w:before="120"/>
      <w:ind w:left="720" w:right="720"/>
    </w:pPr>
    <w:rPr>
      <w:rFonts w:eastAsiaTheme="minorHAnsi" w:cstheme="minorBidi"/>
      <w:i/>
    </w:rPr>
  </w:style>
  <w:style w:type="paragraph" w:customStyle="1" w:styleId="BDNotNumberedTitles">
    <w:name w:val="BD NotNumbered Titles"/>
    <w:next w:val="Normal"/>
    <w:link w:val="BDNotNumberedTitlesChar"/>
    <w:qFormat/>
    <w:rsid w:val="00337553"/>
    <w:pPr>
      <w:pBdr>
        <w:bottom w:val="single" w:sz="8" w:space="1" w:color="5F497A" w:themeColor="accent4" w:themeShade="BF"/>
      </w:pBdr>
      <w:spacing w:after="240" w:line="240" w:lineRule="auto"/>
    </w:pPr>
    <w:rPr>
      <w:rFonts w:ascii="Arial" w:hAnsi="Arial"/>
      <w:b/>
      <w:color w:val="000000" w:themeColor="text1"/>
      <w:sz w:val="36"/>
    </w:rPr>
  </w:style>
  <w:style w:type="paragraph" w:customStyle="1" w:styleId="BDTextBulletList">
    <w:name w:val="BD Text Bullet List"/>
    <w:basedOn w:val="Normal"/>
    <w:qFormat/>
    <w:rsid w:val="00337553"/>
    <w:pPr>
      <w:numPr>
        <w:numId w:val="5"/>
      </w:numPr>
      <w:contextualSpacing/>
    </w:pPr>
  </w:style>
  <w:style w:type="paragraph" w:customStyle="1" w:styleId="BDTextBulletList2">
    <w:name w:val="BD Text Bullet List 2"/>
    <w:basedOn w:val="BDTextBulletList"/>
    <w:qFormat/>
    <w:rsid w:val="00337553"/>
    <w:pPr>
      <w:numPr>
        <w:numId w:val="6"/>
      </w:numPr>
    </w:pPr>
  </w:style>
  <w:style w:type="paragraph" w:styleId="TOC4">
    <w:name w:val="toc 4"/>
    <w:basedOn w:val="Normal"/>
    <w:next w:val="Normal"/>
    <w:autoRedefine/>
    <w:uiPriority w:val="39"/>
    <w:unhideWhenUsed/>
    <w:rsid w:val="00E63126"/>
    <w:pPr>
      <w:spacing w:after="0"/>
      <w:ind w:left="660"/>
    </w:pPr>
    <w:rPr>
      <w:rFonts w:asciiTheme="minorHAnsi" w:hAnsiTheme="minorHAnsi"/>
      <w:sz w:val="18"/>
      <w:szCs w:val="18"/>
    </w:rPr>
  </w:style>
  <w:style w:type="paragraph" w:styleId="TOC5">
    <w:name w:val="toc 5"/>
    <w:basedOn w:val="Normal"/>
    <w:next w:val="Normal"/>
    <w:autoRedefine/>
    <w:uiPriority w:val="39"/>
    <w:unhideWhenUsed/>
    <w:rsid w:val="00E63126"/>
    <w:pPr>
      <w:spacing w:after="0"/>
      <w:ind w:left="880"/>
    </w:pPr>
    <w:rPr>
      <w:rFonts w:asciiTheme="minorHAnsi" w:hAnsiTheme="minorHAnsi"/>
      <w:sz w:val="18"/>
      <w:szCs w:val="18"/>
    </w:rPr>
  </w:style>
  <w:style w:type="paragraph" w:styleId="TOC6">
    <w:name w:val="toc 6"/>
    <w:basedOn w:val="Normal"/>
    <w:next w:val="Normal"/>
    <w:autoRedefine/>
    <w:uiPriority w:val="39"/>
    <w:unhideWhenUsed/>
    <w:rsid w:val="00E63126"/>
    <w:pPr>
      <w:spacing w:after="0"/>
      <w:ind w:left="1100"/>
    </w:pPr>
    <w:rPr>
      <w:rFonts w:asciiTheme="minorHAnsi" w:hAnsiTheme="minorHAnsi"/>
      <w:sz w:val="18"/>
      <w:szCs w:val="18"/>
    </w:rPr>
  </w:style>
  <w:style w:type="paragraph" w:styleId="TOC7">
    <w:name w:val="toc 7"/>
    <w:basedOn w:val="Normal"/>
    <w:next w:val="Normal"/>
    <w:autoRedefine/>
    <w:uiPriority w:val="39"/>
    <w:unhideWhenUsed/>
    <w:rsid w:val="00E63126"/>
    <w:pPr>
      <w:spacing w:after="0"/>
      <w:ind w:left="1320"/>
    </w:pPr>
    <w:rPr>
      <w:rFonts w:asciiTheme="minorHAnsi" w:hAnsiTheme="minorHAnsi"/>
      <w:sz w:val="18"/>
      <w:szCs w:val="18"/>
    </w:rPr>
  </w:style>
  <w:style w:type="paragraph" w:styleId="TOC8">
    <w:name w:val="toc 8"/>
    <w:basedOn w:val="Normal"/>
    <w:next w:val="Normal"/>
    <w:autoRedefine/>
    <w:uiPriority w:val="39"/>
    <w:unhideWhenUsed/>
    <w:rsid w:val="00E63126"/>
    <w:pPr>
      <w:spacing w:after="0"/>
      <w:ind w:left="1540"/>
    </w:pPr>
    <w:rPr>
      <w:rFonts w:asciiTheme="minorHAnsi" w:hAnsiTheme="minorHAnsi"/>
      <w:sz w:val="18"/>
      <w:szCs w:val="18"/>
    </w:rPr>
  </w:style>
  <w:style w:type="paragraph" w:styleId="TOC9">
    <w:name w:val="toc 9"/>
    <w:basedOn w:val="Normal"/>
    <w:next w:val="Normal"/>
    <w:autoRedefine/>
    <w:uiPriority w:val="39"/>
    <w:unhideWhenUsed/>
    <w:rsid w:val="00E63126"/>
    <w:pPr>
      <w:spacing w:after="0"/>
      <w:ind w:left="1760"/>
    </w:pPr>
    <w:rPr>
      <w:rFonts w:asciiTheme="minorHAnsi" w:hAnsiTheme="minorHAnsi"/>
      <w:sz w:val="18"/>
      <w:szCs w:val="18"/>
    </w:rPr>
  </w:style>
  <w:style w:type="paragraph" w:customStyle="1" w:styleId="BDAppendixsubheading1">
    <w:name w:val="BD Appendix subheading1"/>
    <w:next w:val="Normal"/>
    <w:autoRedefine/>
    <w:qFormat/>
    <w:rsid w:val="00337553"/>
    <w:pPr>
      <w:spacing w:line="240" w:lineRule="auto"/>
    </w:pPr>
    <w:rPr>
      <w:rFonts w:ascii="arial bold" w:eastAsiaTheme="majorEastAsia" w:hAnsi="arial bold" w:cstheme="majorBidi"/>
      <w:b/>
      <w:bCs/>
      <w:smallCaps/>
      <w:color w:val="262626" w:themeColor="text1" w:themeTint="D9"/>
      <w:sz w:val="28"/>
      <w:szCs w:val="26"/>
    </w:rPr>
  </w:style>
  <w:style w:type="paragraph" w:customStyle="1" w:styleId="BDAppendixsubheading2">
    <w:name w:val="BD Appendix subheading2"/>
    <w:link w:val="BDAppendixsubheading2Char"/>
    <w:qFormat/>
    <w:rsid w:val="00337553"/>
    <w:pPr>
      <w:spacing w:after="120" w:line="240" w:lineRule="auto"/>
    </w:pPr>
    <w:rPr>
      <w:rFonts w:ascii="Arial" w:eastAsiaTheme="majorEastAsia" w:hAnsi="Arial" w:cstheme="majorBidi"/>
      <w:b/>
      <w:bCs/>
      <w:i/>
      <w:color w:val="262626" w:themeColor="text1" w:themeTint="D9"/>
      <w:sz w:val="24"/>
      <w:szCs w:val="26"/>
    </w:rPr>
  </w:style>
  <w:style w:type="paragraph" w:customStyle="1" w:styleId="BDFigureCaption">
    <w:name w:val="BD Figure Caption"/>
    <w:qFormat/>
    <w:rsid w:val="00337553"/>
    <w:pPr>
      <w:spacing w:before="120" w:after="240" w:line="240" w:lineRule="auto"/>
      <w:jc w:val="center"/>
    </w:pPr>
    <w:rPr>
      <w:rFonts w:ascii="Times New Roman" w:eastAsia="Calibri" w:hAnsi="Times New Roman" w:cs="Times New Roman"/>
      <w:b/>
      <w:i/>
      <w:noProof/>
      <w:sz w:val="18"/>
      <w:szCs w:val="20"/>
    </w:rPr>
  </w:style>
  <w:style w:type="table" w:customStyle="1" w:styleId="MediumShading1-Accent11">
    <w:name w:val="Medium Shading 1 - Accent 11"/>
    <w:basedOn w:val="TableNormal"/>
    <w:uiPriority w:val="63"/>
    <w:rsid w:val="00235B7B"/>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BDTOCHeader">
    <w:name w:val="BD TOC Header"/>
    <w:basedOn w:val="BDNotNumberedTitles"/>
    <w:qFormat/>
    <w:rsid w:val="00337553"/>
    <w:pPr>
      <w:pBdr>
        <w:bottom w:val="single" w:sz="8" w:space="1" w:color="000000" w:themeColor="text1"/>
      </w:pBdr>
      <w:spacing w:before="480"/>
    </w:pPr>
  </w:style>
  <w:style w:type="paragraph" w:styleId="TableofFigures">
    <w:name w:val="table of figures"/>
    <w:basedOn w:val="Normal"/>
    <w:next w:val="Normal"/>
    <w:uiPriority w:val="99"/>
    <w:unhideWhenUsed/>
    <w:rsid w:val="00BE5583"/>
    <w:pPr>
      <w:spacing w:after="0"/>
      <w:ind w:left="440" w:hanging="440"/>
    </w:pPr>
    <w:rPr>
      <w:rFonts w:asciiTheme="minorHAnsi" w:hAnsiTheme="minorHAnsi"/>
      <w:smallCaps/>
      <w:sz w:val="20"/>
      <w:szCs w:val="20"/>
    </w:rPr>
  </w:style>
  <w:style w:type="paragraph" w:customStyle="1" w:styleId="Myheading5">
    <w:name w:val="My heading 5"/>
    <w:basedOn w:val="BDAppendixsubheading2"/>
    <w:link w:val="Myheading5Char"/>
    <w:qFormat/>
    <w:rsid w:val="00997FAD"/>
    <w:pPr>
      <w:spacing w:after="0"/>
    </w:pPr>
    <w:rPr>
      <w:rFonts w:asciiTheme="majorHAnsi" w:hAnsiTheme="majorHAnsi"/>
      <w:i w:val="0"/>
      <w:color w:val="000000" w:themeColor="text1"/>
    </w:rPr>
  </w:style>
  <w:style w:type="character" w:customStyle="1" w:styleId="BDAppendixsubheading2Char">
    <w:name w:val="BD Appendix subheading2 Char"/>
    <w:basedOn w:val="DefaultParagraphFont"/>
    <w:link w:val="BDAppendixsubheading2"/>
    <w:rsid w:val="00997FAD"/>
    <w:rPr>
      <w:rFonts w:ascii="Arial" w:eastAsiaTheme="majorEastAsia" w:hAnsi="Arial" w:cstheme="majorBidi"/>
      <w:b/>
      <w:bCs/>
      <w:i/>
      <w:color w:val="262626" w:themeColor="text1" w:themeTint="D9"/>
      <w:sz w:val="24"/>
      <w:szCs w:val="26"/>
    </w:rPr>
  </w:style>
  <w:style w:type="character" w:customStyle="1" w:styleId="Myheading5Char">
    <w:name w:val="My heading 5 Char"/>
    <w:basedOn w:val="BDAppendixsubheading2Char"/>
    <w:link w:val="Myheading5"/>
    <w:rsid w:val="00997FAD"/>
    <w:rPr>
      <w:rFonts w:ascii="Arial" w:eastAsiaTheme="majorEastAsia" w:hAnsi="Arial" w:cstheme="majorBidi"/>
      <w:b/>
      <w:bCs/>
      <w:i/>
      <w:color w:val="404040" w:themeColor="text1" w:themeTint="BF"/>
      <w:sz w:val="24"/>
      <w:szCs w:val="26"/>
    </w:rPr>
  </w:style>
  <w:style w:type="paragraph" w:customStyle="1" w:styleId="BDTableCaption">
    <w:name w:val="BD Table Caption"/>
    <w:next w:val="Normal"/>
    <w:qFormat/>
    <w:rsid w:val="00337553"/>
    <w:pPr>
      <w:spacing w:after="120" w:line="240" w:lineRule="auto"/>
      <w:jc w:val="center"/>
    </w:pPr>
    <w:rPr>
      <w:rFonts w:ascii="Times New Roman" w:eastAsia="Calibri" w:hAnsi="Times New Roman" w:cs="Times New Roman"/>
      <w:b/>
      <w:i/>
    </w:rPr>
  </w:style>
  <w:style w:type="paragraph" w:customStyle="1" w:styleId="BDTableText">
    <w:name w:val="BD Table Text"/>
    <w:qFormat/>
    <w:rsid w:val="00337553"/>
    <w:pPr>
      <w:widowControl w:val="0"/>
      <w:adjustRightInd w:val="0"/>
      <w:spacing w:after="0" w:line="240" w:lineRule="auto"/>
      <w:textAlignment w:val="baseline"/>
    </w:pPr>
    <w:rPr>
      <w:rFonts w:ascii="Times New Roman" w:eastAsia="Calibri" w:hAnsi="Times New Roman" w:cs="Times New Roman"/>
      <w:sz w:val="20"/>
      <w:szCs w:val="20"/>
    </w:rPr>
  </w:style>
  <w:style w:type="paragraph" w:customStyle="1" w:styleId="BDTextBulletList3">
    <w:name w:val="BD Text Bullet List 3"/>
    <w:basedOn w:val="BDTextBulletList2"/>
    <w:qFormat/>
    <w:rsid w:val="00337553"/>
    <w:pPr>
      <w:numPr>
        <w:numId w:val="7"/>
      </w:numPr>
    </w:pPr>
  </w:style>
  <w:style w:type="paragraph" w:customStyle="1" w:styleId="BDTextNumberedlist">
    <w:name w:val="BD Text Numbered list"/>
    <w:basedOn w:val="BDTextBulletList"/>
    <w:qFormat/>
    <w:rsid w:val="00337553"/>
    <w:pPr>
      <w:numPr>
        <w:numId w:val="9"/>
      </w:numPr>
    </w:pPr>
  </w:style>
  <w:style w:type="table" w:customStyle="1" w:styleId="BDMarcusTables">
    <w:name w:val="BD Marcus Tables"/>
    <w:basedOn w:val="TableNormal"/>
    <w:uiPriority w:val="99"/>
    <w:rsid w:val="00337553"/>
    <w:pPr>
      <w:keepNext/>
      <w:spacing w:after="0" w:line="240" w:lineRule="auto"/>
    </w:pPr>
    <w:rPr>
      <w:rFonts w:ascii="Times New Roman" w:hAnsi="Times New Roman"/>
    </w:rPr>
    <w:tblPr>
      <w:tblInd w:w="0" w:type="dxa"/>
      <w:tblCellMar>
        <w:top w:w="0" w:type="dxa"/>
        <w:left w:w="108" w:type="dxa"/>
        <w:bottom w:w="0" w:type="dxa"/>
        <w:right w:w="108" w:type="dxa"/>
      </w:tblCellMar>
    </w:tblPr>
    <w:trPr>
      <w:cantSplit/>
    </w:trPr>
    <w:tblStylePr w:type="firstRow">
      <w:pPr>
        <w:wordWrap/>
        <w:spacing w:beforeLines="0" w:beforeAutospacing="0"/>
      </w:pPr>
    </w:tblStylePr>
    <w:tblStylePr w:type="firstCol">
      <w:rPr>
        <w:b/>
      </w:rPr>
    </w:tblStylePr>
  </w:style>
  <w:style w:type="character" w:customStyle="1" w:styleId="BDNotNumberedTitlesChar">
    <w:name w:val="BD NotNumbered Titles Char"/>
    <w:basedOn w:val="DefaultParagraphFont"/>
    <w:link w:val="BDNotNumberedTitles"/>
    <w:rsid w:val="00337553"/>
    <w:rPr>
      <w:rFonts w:ascii="Arial" w:hAnsi="Arial"/>
      <w:b/>
      <w:color w:val="000000" w:themeColor="text1"/>
      <w:sz w:val="36"/>
    </w:rPr>
  </w:style>
  <w:style w:type="paragraph" w:customStyle="1" w:styleId="BDSectionGoal">
    <w:name w:val="BD SectionGoal"/>
    <w:basedOn w:val="Normal"/>
    <w:next w:val="Normal"/>
    <w:qFormat/>
    <w:rsid w:val="00337553"/>
    <w:pPr>
      <w:shd w:val="clear" w:color="auto" w:fill="92D050"/>
    </w:pPr>
  </w:style>
  <w:style w:type="paragraph" w:customStyle="1" w:styleId="BDSubsectionGoal">
    <w:name w:val="BD SubsectionGoal"/>
    <w:basedOn w:val="Normal"/>
    <w:next w:val="Normal"/>
    <w:qFormat/>
    <w:rsid w:val="00337553"/>
    <w:pPr>
      <w:shd w:val="clear" w:color="auto" w:fill="EAF1DD" w:themeFill="accent3" w:themeFillTint="33"/>
    </w:pPr>
  </w:style>
  <w:style w:type="paragraph" w:customStyle="1" w:styleId="BDTableBulletList">
    <w:name w:val="BD Table Bullet List"/>
    <w:qFormat/>
    <w:rsid w:val="00337553"/>
    <w:pPr>
      <w:numPr>
        <w:numId w:val="4"/>
      </w:numPr>
      <w:spacing w:after="0" w:line="240" w:lineRule="auto"/>
      <w:contextualSpacing/>
    </w:pPr>
    <w:rPr>
      <w:rFonts w:ascii="Times New Roman" w:eastAsia="Calibri" w:hAnsi="Times New Roman" w:cs="Arial"/>
      <w:color w:val="000000" w:themeColor="text1"/>
      <w:sz w:val="20"/>
      <w:szCs w:val="20"/>
    </w:rPr>
  </w:style>
  <w:style w:type="paragraph" w:customStyle="1" w:styleId="BDTextLetterList">
    <w:name w:val="BD Text Letter List"/>
    <w:basedOn w:val="BDTextBulletList"/>
    <w:next w:val="Normal"/>
    <w:qFormat/>
    <w:rsid w:val="00337553"/>
    <w:pPr>
      <w:keepNext/>
      <w:keepLines/>
      <w:numPr>
        <w:numId w:val="8"/>
      </w:numPr>
      <w:spacing w:before="120" w:after="40"/>
    </w:pPr>
    <w:rPr>
      <w:rFonts w:ascii="Arial" w:hAnsi="Arial"/>
      <w:b/>
      <w:smallCaps/>
    </w:rPr>
  </w:style>
  <w:style w:type="paragraph" w:customStyle="1" w:styleId="BDTextComponentList">
    <w:name w:val="BD Text Component List"/>
    <w:basedOn w:val="BDTextLetterList"/>
    <w:next w:val="Normal"/>
    <w:qFormat/>
    <w:rsid w:val="00337553"/>
    <w:pPr>
      <w:numPr>
        <w:numId w:val="0"/>
      </w:numPr>
    </w:pPr>
  </w:style>
  <w:style w:type="paragraph" w:customStyle="1" w:styleId="BDTextNumberedList0">
    <w:name w:val="BD Text Numbered List"/>
    <w:next w:val="Normal"/>
    <w:qFormat/>
    <w:rsid w:val="00337553"/>
    <w:pPr>
      <w:spacing w:after="120" w:line="240" w:lineRule="auto"/>
    </w:pPr>
    <w:rPr>
      <w:rFonts w:ascii="Times New Roman" w:eastAsia="Calibri" w:hAnsi="Times New Roman" w:cs="Times New Roman"/>
    </w:rPr>
  </w:style>
  <w:style w:type="paragraph" w:customStyle="1" w:styleId="BDUseCaseSubheading">
    <w:name w:val="BD UseCase Subheading"/>
    <w:next w:val="Normal"/>
    <w:qFormat/>
    <w:rsid w:val="00337553"/>
    <w:pPr>
      <w:spacing w:before="240" w:after="0" w:line="240" w:lineRule="auto"/>
    </w:pPr>
    <w:rPr>
      <w:rFonts w:ascii="Arial" w:eastAsia="Times New Roman" w:hAnsi="Arial" w:cstheme="majorBidi"/>
      <w:b/>
      <w:bCs/>
      <w:i/>
      <w:smallCaps/>
      <w:color w:val="262626" w:themeColor="text1" w:themeTint="D9"/>
      <w:szCs w:val="26"/>
      <w:u w:val="single"/>
    </w:rPr>
  </w:style>
  <w:style w:type="table" w:customStyle="1" w:styleId="LightShading-Accent11">
    <w:name w:val="Light Shading - Accent 11"/>
    <w:basedOn w:val="TableNormal"/>
    <w:uiPriority w:val="60"/>
    <w:rsid w:val="00EB082C"/>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customStyle="1" w:styleId="apple-converted-space">
    <w:name w:val="apple-converted-space"/>
    <w:basedOn w:val="DefaultParagraphFont"/>
    <w:rsid w:val="00EB082C"/>
  </w:style>
  <w:style w:type="table" w:styleId="ColorfulList-Accent1">
    <w:name w:val="Colorful List Accent 1"/>
    <w:basedOn w:val="TableNormal"/>
    <w:uiPriority w:val="72"/>
    <w:rsid w:val="0066799F"/>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character" w:customStyle="1" w:styleId="st1">
    <w:name w:val="st1"/>
    <w:basedOn w:val="DefaultParagraphFont"/>
    <w:rsid w:val="00987F2A"/>
  </w:style>
  <w:style w:type="character" w:styleId="LineNumber">
    <w:name w:val="line number"/>
    <w:basedOn w:val="DefaultParagraphFont"/>
    <w:uiPriority w:val="99"/>
    <w:semiHidden/>
    <w:unhideWhenUsed/>
    <w:rsid w:val="00D50FE7"/>
  </w:style>
  <w:style w:type="table" w:styleId="MediumGrid1-Accent1">
    <w:name w:val="Medium Grid 1 Accent 1"/>
    <w:basedOn w:val="TableNormal"/>
    <w:uiPriority w:val="67"/>
    <w:rsid w:val="00384B5D"/>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character" w:customStyle="1" w:styleId="tgc">
    <w:name w:val="_tgc"/>
    <w:basedOn w:val="DefaultParagraphFont"/>
    <w:rsid w:val="00325119"/>
  </w:style>
  <w:style w:type="paragraph" w:customStyle="1" w:styleId="verbatim">
    <w:name w:val="verbatim"/>
    <w:basedOn w:val="Normal"/>
    <w:qFormat/>
    <w:rsid w:val="00482E11"/>
    <w:pPr>
      <w:widowControl w:val="0"/>
      <w:autoSpaceDE w:val="0"/>
      <w:autoSpaceDN w:val="0"/>
      <w:adjustRightInd w:val="0"/>
      <w:spacing w:after="0" w:line="340" w:lineRule="atLeast"/>
    </w:pPr>
    <w:rPr>
      <w:rFonts w:ascii="Monaco" w:eastAsiaTheme="minorHAnsi" w:hAnsi="Monaco" w:cs="Times"/>
      <w:color w:val="000000"/>
      <w:sz w:val="20"/>
    </w:rPr>
  </w:style>
  <w:style w:type="paragraph" w:styleId="DocumentMap">
    <w:name w:val="Document Map"/>
    <w:basedOn w:val="Normal"/>
    <w:link w:val="DocumentMapChar"/>
    <w:uiPriority w:val="99"/>
    <w:semiHidden/>
    <w:unhideWhenUsed/>
    <w:rsid w:val="0059313C"/>
    <w:pPr>
      <w:spacing w:after="0"/>
    </w:pPr>
    <w:rPr>
      <w:sz w:val="24"/>
      <w:szCs w:val="24"/>
    </w:rPr>
  </w:style>
  <w:style w:type="character" w:customStyle="1" w:styleId="DocumentMapChar">
    <w:name w:val="Document Map Char"/>
    <w:basedOn w:val="DefaultParagraphFont"/>
    <w:link w:val="DocumentMap"/>
    <w:uiPriority w:val="99"/>
    <w:semiHidden/>
    <w:rsid w:val="0059313C"/>
    <w:rPr>
      <w:rFonts w:ascii="Times New Roman" w:eastAsia="Calibri" w:hAnsi="Times New Roman" w:cs="Times New Roman"/>
      <w:sz w:val="24"/>
      <w:szCs w:val="24"/>
    </w:rPr>
  </w:style>
  <w:style w:type="paragraph" w:customStyle="1" w:styleId="AppendixSection">
    <w:name w:val="Appendix Section"/>
    <w:basedOn w:val="Heading2"/>
    <w:qFormat/>
    <w:rsid w:val="006463BE"/>
    <w:pPr>
      <w:numPr>
        <w:ilvl w:val="0"/>
        <w:numId w:val="23"/>
      </w:numPr>
    </w:pPr>
  </w:style>
  <w:style w:type="paragraph" w:customStyle="1" w:styleId="code">
    <w:name w:val="code"/>
    <w:basedOn w:val="NoSpacing"/>
    <w:qFormat/>
    <w:rsid w:val="00A71C3E"/>
    <w:pPr>
      <w:shd w:val="pct10" w:color="auto" w:fill="auto"/>
    </w:pPr>
    <w:rPr>
      <w:rFonts w:ascii="Monaco" w:eastAsia="MS Mincho" w:hAnsi="Monaco" w:cs="MS Mincho"/>
      <w:sz w:val="20"/>
    </w:rPr>
  </w:style>
  <w:style w:type="paragraph" w:styleId="Bibliography">
    <w:name w:val="Bibliography"/>
    <w:basedOn w:val="Normal"/>
    <w:next w:val="Normal"/>
    <w:uiPriority w:val="37"/>
    <w:unhideWhenUsed/>
    <w:rsid w:val="00CE22A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9081002">
      <w:bodyDiv w:val="1"/>
      <w:marLeft w:val="0"/>
      <w:marRight w:val="0"/>
      <w:marTop w:val="0"/>
      <w:marBottom w:val="0"/>
      <w:divBdr>
        <w:top w:val="none" w:sz="0" w:space="0" w:color="auto"/>
        <w:left w:val="none" w:sz="0" w:space="0" w:color="auto"/>
        <w:bottom w:val="none" w:sz="0" w:space="0" w:color="auto"/>
        <w:right w:val="none" w:sz="0" w:space="0" w:color="auto"/>
      </w:divBdr>
    </w:div>
    <w:div w:id="164245253">
      <w:bodyDiv w:val="1"/>
      <w:marLeft w:val="0"/>
      <w:marRight w:val="0"/>
      <w:marTop w:val="0"/>
      <w:marBottom w:val="0"/>
      <w:divBdr>
        <w:top w:val="none" w:sz="0" w:space="0" w:color="auto"/>
        <w:left w:val="none" w:sz="0" w:space="0" w:color="auto"/>
        <w:bottom w:val="none" w:sz="0" w:space="0" w:color="auto"/>
        <w:right w:val="none" w:sz="0" w:space="0" w:color="auto"/>
      </w:divBdr>
    </w:div>
    <w:div w:id="172306183">
      <w:bodyDiv w:val="1"/>
      <w:marLeft w:val="0"/>
      <w:marRight w:val="0"/>
      <w:marTop w:val="0"/>
      <w:marBottom w:val="0"/>
      <w:divBdr>
        <w:top w:val="none" w:sz="0" w:space="0" w:color="auto"/>
        <w:left w:val="none" w:sz="0" w:space="0" w:color="auto"/>
        <w:bottom w:val="none" w:sz="0" w:space="0" w:color="auto"/>
        <w:right w:val="none" w:sz="0" w:space="0" w:color="auto"/>
      </w:divBdr>
    </w:div>
    <w:div w:id="216167201">
      <w:bodyDiv w:val="1"/>
      <w:marLeft w:val="0"/>
      <w:marRight w:val="0"/>
      <w:marTop w:val="0"/>
      <w:marBottom w:val="0"/>
      <w:divBdr>
        <w:top w:val="none" w:sz="0" w:space="0" w:color="auto"/>
        <w:left w:val="none" w:sz="0" w:space="0" w:color="auto"/>
        <w:bottom w:val="none" w:sz="0" w:space="0" w:color="auto"/>
        <w:right w:val="none" w:sz="0" w:space="0" w:color="auto"/>
      </w:divBdr>
    </w:div>
    <w:div w:id="254362697">
      <w:bodyDiv w:val="1"/>
      <w:marLeft w:val="0"/>
      <w:marRight w:val="0"/>
      <w:marTop w:val="0"/>
      <w:marBottom w:val="0"/>
      <w:divBdr>
        <w:top w:val="none" w:sz="0" w:space="0" w:color="auto"/>
        <w:left w:val="none" w:sz="0" w:space="0" w:color="auto"/>
        <w:bottom w:val="none" w:sz="0" w:space="0" w:color="auto"/>
        <w:right w:val="none" w:sz="0" w:space="0" w:color="auto"/>
      </w:divBdr>
    </w:div>
    <w:div w:id="325935462">
      <w:bodyDiv w:val="1"/>
      <w:marLeft w:val="0"/>
      <w:marRight w:val="0"/>
      <w:marTop w:val="0"/>
      <w:marBottom w:val="0"/>
      <w:divBdr>
        <w:top w:val="none" w:sz="0" w:space="0" w:color="auto"/>
        <w:left w:val="none" w:sz="0" w:space="0" w:color="auto"/>
        <w:bottom w:val="none" w:sz="0" w:space="0" w:color="auto"/>
        <w:right w:val="none" w:sz="0" w:space="0" w:color="auto"/>
      </w:divBdr>
    </w:div>
    <w:div w:id="327293037">
      <w:bodyDiv w:val="1"/>
      <w:marLeft w:val="0"/>
      <w:marRight w:val="0"/>
      <w:marTop w:val="0"/>
      <w:marBottom w:val="0"/>
      <w:divBdr>
        <w:top w:val="none" w:sz="0" w:space="0" w:color="auto"/>
        <w:left w:val="none" w:sz="0" w:space="0" w:color="auto"/>
        <w:bottom w:val="none" w:sz="0" w:space="0" w:color="auto"/>
        <w:right w:val="none" w:sz="0" w:space="0" w:color="auto"/>
      </w:divBdr>
      <w:divsChild>
        <w:div w:id="393241741">
          <w:marLeft w:val="1166"/>
          <w:marRight w:val="0"/>
          <w:marTop w:val="115"/>
          <w:marBottom w:val="0"/>
          <w:divBdr>
            <w:top w:val="none" w:sz="0" w:space="0" w:color="auto"/>
            <w:left w:val="none" w:sz="0" w:space="0" w:color="auto"/>
            <w:bottom w:val="none" w:sz="0" w:space="0" w:color="auto"/>
            <w:right w:val="none" w:sz="0" w:space="0" w:color="auto"/>
          </w:divBdr>
        </w:div>
        <w:div w:id="713312088">
          <w:marLeft w:val="1166"/>
          <w:marRight w:val="0"/>
          <w:marTop w:val="115"/>
          <w:marBottom w:val="0"/>
          <w:divBdr>
            <w:top w:val="none" w:sz="0" w:space="0" w:color="auto"/>
            <w:left w:val="none" w:sz="0" w:space="0" w:color="auto"/>
            <w:bottom w:val="none" w:sz="0" w:space="0" w:color="auto"/>
            <w:right w:val="none" w:sz="0" w:space="0" w:color="auto"/>
          </w:divBdr>
        </w:div>
        <w:div w:id="747994668">
          <w:marLeft w:val="547"/>
          <w:marRight w:val="0"/>
          <w:marTop w:val="130"/>
          <w:marBottom w:val="0"/>
          <w:divBdr>
            <w:top w:val="none" w:sz="0" w:space="0" w:color="auto"/>
            <w:left w:val="none" w:sz="0" w:space="0" w:color="auto"/>
            <w:bottom w:val="none" w:sz="0" w:space="0" w:color="auto"/>
            <w:right w:val="none" w:sz="0" w:space="0" w:color="auto"/>
          </w:divBdr>
        </w:div>
        <w:div w:id="922640911">
          <w:marLeft w:val="547"/>
          <w:marRight w:val="0"/>
          <w:marTop w:val="130"/>
          <w:marBottom w:val="0"/>
          <w:divBdr>
            <w:top w:val="none" w:sz="0" w:space="0" w:color="auto"/>
            <w:left w:val="none" w:sz="0" w:space="0" w:color="auto"/>
            <w:bottom w:val="none" w:sz="0" w:space="0" w:color="auto"/>
            <w:right w:val="none" w:sz="0" w:space="0" w:color="auto"/>
          </w:divBdr>
        </w:div>
        <w:div w:id="997197993">
          <w:marLeft w:val="1166"/>
          <w:marRight w:val="0"/>
          <w:marTop w:val="115"/>
          <w:marBottom w:val="0"/>
          <w:divBdr>
            <w:top w:val="none" w:sz="0" w:space="0" w:color="auto"/>
            <w:left w:val="none" w:sz="0" w:space="0" w:color="auto"/>
            <w:bottom w:val="none" w:sz="0" w:space="0" w:color="auto"/>
            <w:right w:val="none" w:sz="0" w:space="0" w:color="auto"/>
          </w:divBdr>
        </w:div>
        <w:div w:id="1595937499">
          <w:marLeft w:val="547"/>
          <w:marRight w:val="0"/>
          <w:marTop w:val="130"/>
          <w:marBottom w:val="0"/>
          <w:divBdr>
            <w:top w:val="none" w:sz="0" w:space="0" w:color="auto"/>
            <w:left w:val="none" w:sz="0" w:space="0" w:color="auto"/>
            <w:bottom w:val="none" w:sz="0" w:space="0" w:color="auto"/>
            <w:right w:val="none" w:sz="0" w:space="0" w:color="auto"/>
          </w:divBdr>
        </w:div>
        <w:div w:id="1705404993">
          <w:marLeft w:val="547"/>
          <w:marRight w:val="0"/>
          <w:marTop w:val="130"/>
          <w:marBottom w:val="0"/>
          <w:divBdr>
            <w:top w:val="none" w:sz="0" w:space="0" w:color="auto"/>
            <w:left w:val="none" w:sz="0" w:space="0" w:color="auto"/>
            <w:bottom w:val="none" w:sz="0" w:space="0" w:color="auto"/>
            <w:right w:val="none" w:sz="0" w:space="0" w:color="auto"/>
          </w:divBdr>
        </w:div>
        <w:div w:id="2079857414">
          <w:marLeft w:val="547"/>
          <w:marRight w:val="0"/>
          <w:marTop w:val="130"/>
          <w:marBottom w:val="0"/>
          <w:divBdr>
            <w:top w:val="none" w:sz="0" w:space="0" w:color="auto"/>
            <w:left w:val="none" w:sz="0" w:space="0" w:color="auto"/>
            <w:bottom w:val="none" w:sz="0" w:space="0" w:color="auto"/>
            <w:right w:val="none" w:sz="0" w:space="0" w:color="auto"/>
          </w:divBdr>
        </w:div>
      </w:divsChild>
    </w:div>
    <w:div w:id="347759094">
      <w:bodyDiv w:val="1"/>
      <w:marLeft w:val="0"/>
      <w:marRight w:val="0"/>
      <w:marTop w:val="0"/>
      <w:marBottom w:val="0"/>
      <w:divBdr>
        <w:top w:val="none" w:sz="0" w:space="0" w:color="auto"/>
        <w:left w:val="none" w:sz="0" w:space="0" w:color="auto"/>
        <w:bottom w:val="none" w:sz="0" w:space="0" w:color="auto"/>
        <w:right w:val="none" w:sz="0" w:space="0" w:color="auto"/>
      </w:divBdr>
    </w:div>
    <w:div w:id="366613509">
      <w:bodyDiv w:val="1"/>
      <w:marLeft w:val="0"/>
      <w:marRight w:val="0"/>
      <w:marTop w:val="0"/>
      <w:marBottom w:val="0"/>
      <w:divBdr>
        <w:top w:val="none" w:sz="0" w:space="0" w:color="auto"/>
        <w:left w:val="none" w:sz="0" w:space="0" w:color="auto"/>
        <w:bottom w:val="none" w:sz="0" w:space="0" w:color="auto"/>
        <w:right w:val="none" w:sz="0" w:space="0" w:color="auto"/>
      </w:divBdr>
    </w:div>
    <w:div w:id="418135012">
      <w:bodyDiv w:val="1"/>
      <w:marLeft w:val="0"/>
      <w:marRight w:val="0"/>
      <w:marTop w:val="0"/>
      <w:marBottom w:val="0"/>
      <w:divBdr>
        <w:top w:val="none" w:sz="0" w:space="0" w:color="auto"/>
        <w:left w:val="none" w:sz="0" w:space="0" w:color="auto"/>
        <w:bottom w:val="none" w:sz="0" w:space="0" w:color="auto"/>
        <w:right w:val="none" w:sz="0" w:space="0" w:color="auto"/>
      </w:divBdr>
    </w:div>
    <w:div w:id="440536430">
      <w:bodyDiv w:val="1"/>
      <w:marLeft w:val="0"/>
      <w:marRight w:val="0"/>
      <w:marTop w:val="0"/>
      <w:marBottom w:val="0"/>
      <w:divBdr>
        <w:top w:val="none" w:sz="0" w:space="0" w:color="auto"/>
        <w:left w:val="none" w:sz="0" w:space="0" w:color="auto"/>
        <w:bottom w:val="none" w:sz="0" w:space="0" w:color="auto"/>
        <w:right w:val="none" w:sz="0" w:space="0" w:color="auto"/>
      </w:divBdr>
    </w:div>
    <w:div w:id="457991327">
      <w:bodyDiv w:val="1"/>
      <w:marLeft w:val="0"/>
      <w:marRight w:val="0"/>
      <w:marTop w:val="0"/>
      <w:marBottom w:val="0"/>
      <w:divBdr>
        <w:top w:val="none" w:sz="0" w:space="0" w:color="auto"/>
        <w:left w:val="none" w:sz="0" w:space="0" w:color="auto"/>
        <w:bottom w:val="none" w:sz="0" w:space="0" w:color="auto"/>
        <w:right w:val="none" w:sz="0" w:space="0" w:color="auto"/>
      </w:divBdr>
    </w:div>
    <w:div w:id="519589665">
      <w:bodyDiv w:val="1"/>
      <w:marLeft w:val="0"/>
      <w:marRight w:val="0"/>
      <w:marTop w:val="0"/>
      <w:marBottom w:val="0"/>
      <w:divBdr>
        <w:top w:val="none" w:sz="0" w:space="0" w:color="auto"/>
        <w:left w:val="none" w:sz="0" w:space="0" w:color="auto"/>
        <w:bottom w:val="none" w:sz="0" w:space="0" w:color="auto"/>
        <w:right w:val="none" w:sz="0" w:space="0" w:color="auto"/>
      </w:divBdr>
    </w:div>
    <w:div w:id="520360831">
      <w:bodyDiv w:val="1"/>
      <w:marLeft w:val="0"/>
      <w:marRight w:val="0"/>
      <w:marTop w:val="0"/>
      <w:marBottom w:val="0"/>
      <w:divBdr>
        <w:top w:val="none" w:sz="0" w:space="0" w:color="auto"/>
        <w:left w:val="none" w:sz="0" w:space="0" w:color="auto"/>
        <w:bottom w:val="none" w:sz="0" w:space="0" w:color="auto"/>
        <w:right w:val="none" w:sz="0" w:space="0" w:color="auto"/>
      </w:divBdr>
    </w:div>
    <w:div w:id="607935598">
      <w:bodyDiv w:val="1"/>
      <w:marLeft w:val="0"/>
      <w:marRight w:val="0"/>
      <w:marTop w:val="0"/>
      <w:marBottom w:val="0"/>
      <w:divBdr>
        <w:top w:val="none" w:sz="0" w:space="0" w:color="auto"/>
        <w:left w:val="none" w:sz="0" w:space="0" w:color="auto"/>
        <w:bottom w:val="none" w:sz="0" w:space="0" w:color="auto"/>
        <w:right w:val="none" w:sz="0" w:space="0" w:color="auto"/>
      </w:divBdr>
    </w:div>
    <w:div w:id="634726616">
      <w:bodyDiv w:val="1"/>
      <w:marLeft w:val="0"/>
      <w:marRight w:val="0"/>
      <w:marTop w:val="0"/>
      <w:marBottom w:val="0"/>
      <w:divBdr>
        <w:top w:val="none" w:sz="0" w:space="0" w:color="auto"/>
        <w:left w:val="none" w:sz="0" w:space="0" w:color="auto"/>
        <w:bottom w:val="none" w:sz="0" w:space="0" w:color="auto"/>
        <w:right w:val="none" w:sz="0" w:space="0" w:color="auto"/>
      </w:divBdr>
    </w:div>
    <w:div w:id="637763417">
      <w:bodyDiv w:val="1"/>
      <w:marLeft w:val="0"/>
      <w:marRight w:val="0"/>
      <w:marTop w:val="0"/>
      <w:marBottom w:val="0"/>
      <w:divBdr>
        <w:top w:val="none" w:sz="0" w:space="0" w:color="auto"/>
        <w:left w:val="none" w:sz="0" w:space="0" w:color="auto"/>
        <w:bottom w:val="none" w:sz="0" w:space="0" w:color="auto"/>
        <w:right w:val="none" w:sz="0" w:space="0" w:color="auto"/>
      </w:divBdr>
      <w:divsChild>
        <w:div w:id="67121767">
          <w:marLeft w:val="360"/>
          <w:marRight w:val="0"/>
          <w:marTop w:val="106"/>
          <w:marBottom w:val="0"/>
          <w:divBdr>
            <w:top w:val="none" w:sz="0" w:space="0" w:color="auto"/>
            <w:left w:val="none" w:sz="0" w:space="0" w:color="auto"/>
            <w:bottom w:val="none" w:sz="0" w:space="0" w:color="auto"/>
            <w:right w:val="none" w:sz="0" w:space="0" w:color="auto"/>
          </w:divBdr>
        </w:div>
        <w:div w:id="1172182158">
          <w:marLeft w:val="907"/>
          <w:marRight w:val="0"/>
          <w:marTop w:val="96"/>
          <w:marBottom w:val="0"/>
          <w:divBdr>
            <w:top w:val="none" w:sz="0" w:space="0" w:color="auto"/>
            <w:left w:val="none" w:sz="0" w:space="0" w:color="auto"/>
            <w:bottom w:val="none" w:sz="0" w:space="0" w:color="auto"/>
            <w:right w:val="none" w:sz="0" w:space="0" w:color="auto"/>
          </w:divBdr>
        </w:div>
        <w:div w:id="1164852866">
          <w:marLeft w:val="907"/>
          <w:marRight w:val="0"/>
          <w:marTop w:val="96"/>
          <w:marBottom w:val="0"/>
          <w:divBdr>
            <w:top w:val="none" w:sz="0" w:space="0" w:color="auto"/>
            <w:left w:val="none" w:sz="0" w:space="0" w:color="auto"/>
            <w:bottom w:val="none" w:sz="0" w:space="0" w:color="auto"/>
            <w:right w:val="none" w:sz="0" w:space="0" w:color="auto"/>
          </w:divBdr>
        </w:div>
      </w:divsChild>
    </w:div>
    <w:div w:id="718675229">
      <w:bodyDiv w:val="1"/>
      <w:marLeft w:val="0"/>
      <w:marRight w:val="0"/>
      <w:marTop w:val="0"/>
      <w:marBottom w:val="0"/>
      <w:divBdr>
        <w:top w:val="none" w:sz="0" w:space="0" w:color="auto"/>
        <w:left w:val="none" w:sz="0" w:space="0" w:color="auto"/>
        <w:bottom w:val="none" w:sz="0" w:space="0" w:color="auto"/>
        <w:right w:val="none" w:sz="0" w:space="0" w:color="auto"/>
      </w:divBdr>
    </w:div>
    <w:div w:id="887768539">
      <w:bodyDiv w:val="1"/>
      <w:marLeft w:val="0"/>
      <w:marRight w:val="0"/>
      <w:marTop w:val="0"/>
      <w:marBottom w:val="0"/>
      <w:divBdr>
        <w:top w:val="none" w:sz="0" w:space="0" w:color="auto"/>
        <w:left w:val="none" w:sz="0" w:space="0" w:color="auto"/>
        <w:bottom w:val="none" w:sz="0" w:space="0" w:color="auto"/>
        <w:right w:val="none" w:sz="0" w:space="0" w:color="auto"/>
      </w:divBdr>
    </w:div>
    <w:div w:id="942149383">
      <w:bodyDiv w:val="1"/>
      <w:marLeft w:val="0"/>
      <w:marRight w:val="0"/>
      <w:marTop w:val="0"/>
      <w:marBottom w:val="0"/>
      <w:divBdr>
        <w:top w:val="none" w:sz="0" w:space="0" w:color="auto"/>
        <w:left w:val="none" w:sz="0" w:space="0" w:color="auto"/>
        <w:bottom w:val="none" w:sz="0" w:space="0" w:color="auto"/>
        <w:right w:val="none" w:sz="0" w:space="0" w:color="auto"/>
      </w:divBdr>
      <w:divsChild>
        <w:div w:id="348214001">
          <w:marLeft w:val="274"/>
          <w:marRight w:val="0"/>
          <w:marTop w:val="0"/>
          <w:marBottom w:val="0"/>
          <w:divBdr>
            <w:top w:val="none" w:sz="0" w:space="0" w:color="auto"/>
            <w:left w:val="none" w:sz="0" w:space="0" w:color="auto"/>
            <w:bottom w:val="none" w:sz="0" w:space="0" w:color="auto"/>
            <w:right w:val="none" w:sz="0" w:space="0" w:color="auto"/>
          </w:divBdr>
        </w:div>
        <w:div w:id="1154370111">
          <w:marLeft w:val="274"/>
          <w:marRight w:val="0"/>
          <w:marTop w:val="0"/>
          <w:marBottom w:val="0"/>
          <w:divBdr>
            <w:top w:val="none" w:sz="0" w:space="0" w:color="auto"/>
            <w:left w:val="none" w:sz="0" w:space="0" w:color="auto"/>
            <w:bottom w:val="none" w:sz="0" w:space="0" w:color="auto"/>
            <w:right w:val="none" w:sz="0" w:space="0" w:color="auto"/>
          </w:divBdr>
        </w:div>
        <w:div w:id="1929537670">
          <w:marLeft w:val="274"/>
          <w:marRight w:val="0"/>
          <w:marTop w:val="0"/>
          <w:marBottom w:val="0"/>
          <w:divBdr>
            <w:top w:val="none" w:sz="0" w:space="0" w:color="auto"/>
            <w:left w:val="none" w:sz="0" w:space="0" w:color="auto"/>
            <w:bottom w:val="none" w:sz="0" w:space="0" w:color="auto"/>
            <w:right w:val="none" w:sz="0" w:space="0" w:color="auto"/>
          </w:divBdr>
        </w:div>
        <w:div w:id="1916042714">
          <w:marLeft w:val="274"/>
          <w:marRight w:val="0"/>
          <w:marTop w:val="0"/>
          <w:marBottom w:val="0"/>
          <w:divBdr>
            <w:top w:val="none" w:sz="0" w:space="0" w:color="auto"/>
            <w:left w:val="none" w:sz="0" w:space="0" w:color="auto"/>
            <w:bottom w:val="none" w:sz="0" w:space="0" w:color="auto"/>
            <w:right w:val="none" w:sz="0" w:space="0" w:color="auto"/>
          </w:divBdr>
        </w:div>
        <w:div w:id="1032926295">
          <w:marLeft w:val="274"/>
          <w:marRight w:val="0"/>
          <w:marTop w:val="0"/>
          <w:marBottom w:val="0"/>
          <w:divBdr>
            <w:top w:val="none" w:sz="0" w:space="0" w:color="auto"/>
            <w:left w:val="none" w:sz="0" w:space="0" w:color="auto"/>
            <w:bottom w:val="none" w:sz="0" w:space="0" w:color="auto"/>
            <w:right w:val="none" w:sz="0" w:space="0" w:color="auto"/>
          </w:divBdr>
        </w:div>
        <w:div w:id="1425565274">
          <w:marLeft w:val="274"/>
          <w:marRight w:val="0"/>
          <w:marTop w:val="0"/>
          <w:marBottom w:val="0"/>
          <w:divBdr>
            <w:top w:val="none" w:sz="0" w:space="0" w:color="auto"/>
            <w:left w:val="none" w:sz="0" w:space="0" w:color="auto"/>
            <w:bottom w:val="none" w:sz="0" w:space="0" w:color="auto"/>
            <w:right w:val="none" w:sz="0" w:space="0" w:color="auto"/>
          </w:divBdr>
        </w:div>
      </w:divsChild>
    </w:div>
    <w:div w:id="948700656">
      <w:bodyDiv w:val="1"/>
      <w:marLeft w:val="0"/>
      <w:marRight w:val="0"/>
      <w:marTop w:val="0"/>
      <w:marBottom w:val="0"/>
      <w:divBdr>
        <w:top w:val="none" w:sz="0" w:space="0" w:color="auto"/>
        <w:left w:val="none" w:sz="0" w:space="0" w:color="auto"/>
        <w:bottom w:val="none" w:sz="0" w:space="0" w:color="auto"/>
        <w:right w:val="none" w:sz="0" w:space="0" w:color="auto"/>
      </w:divBdr>
    </w:div>
    <w:div w:id="953484238">
      <w:bodyDiv w:val="1"/>
      <w:marLeft w:val="0"/>
      <w:marRight w:val="0"/>
      <w:marTop w:val="0"/>
      <w:marBottom w:val="0"/>
      <w:divBdr>
        <w:top w:val="none" w:sz="0" w:space="0" w:color="auto"/>
        <w:left w:val="none" w:sz="0" w:space="0" w:color="auto"/>
        <w:bottom w:val="none" w:sz="0" w:space="0" w:color="auto"/>
        <w:right w:val="none" w:sz="0" w:space="0" w:color="auto"/>
      </w:divBdr>
      <w:divsChild>
        <w:div w:id="675423229">
          <w:marLeft w:val="547"/>
          <w:marRight w:val="0"/>
          <w:marTop w:val="0"/>
          <w:marBottom w:val="0"/>
          <w:divBdr>
            <w:top w:val="none" w:sz="0" w:space="0" w:color="auto"/>
            <w:left w:val="none" w:sz="0" w:space="0" w:color="auto"/>
            <w:bottom w:val="none" w:sz="0" w:space="0" w:color="auto"/>
            <w:right w:val="none" w:sz="0" w:space="0" w:color="auto"/>
          </w:divBdr>
        </w:div>
      </w:divsChild>
    </w:div>
    <w:div w:id="965819756">
      <w:bodyDiv w:val="1"/>
      <w:marLeft w:val="0"/>
      <w:marRight w:val="0"/>
      <w:marTop w:val="0"/>
      <w:marBottom w:val="0"/>
      <w:divBdr>
        <w:top w:val="none" w:sz="0" w:space="0" w:color="auto"/>
        <w:left w:val="none" w:sz="0" w:space="0" w:color="auto"/>
        <w:bottom w:val="none" w:sz="0" w:space="0" w:color="auto"/>
        <w:right w:val="none" w:sz="0" w:space="0" w:color="auto"/>
      </w:divBdr>
    </w:div>
    <w:div w:id="977227037">
      <w:bodyDiv w:val="1"/>
      <w:marLeft w:val="0"/>
      <w:marRight w:val="0"/>
      <w:marTop w:val="0"/>
      <w:marBottom w:val="0"/>
      <w:divBdr>
        <w:top w:val="none" w:sz="0" w:space="0" w:color="auto"/>
        <w:left w:val="none" w:sz="0" w:space="0" w:color="auto"/>
        <w:bottom w:val="none" w:sz="0" w:space="0" w:color="auto"/>
        <w:right w:val="none" w:sz="0" w:space="0" w:color="auto"/>
      </w:divBdr>
    </w:div>
    <w:div w:id="999232925">
      <w:bodyDiv w:val="1"/>
      <w:marLeft w:val="0"/>
      <w:marRight w:val="0"/>
      <w:marTop w:val="0"/>
      <w:marBottom w:val="0"/>
      <w:divBdr>
        <w:top w:val="none" w:sz="0" w:space="0" w:color="auto"/>
        <w:left w:val="none" w:sz="0" w:space="0" w:color="auto"/>
        <w:bottom w:val="none" w:sz="0" w:space="0" w:color="auto"/>
        <w:right w:val="none" w:sz="0" w:space="0" w:color="auto"/>
      </w:divBdr>
      <w:divsChild>
        <w:div w:id="2043557592">
          <w:marLeft w:val="0"/>
          <w:marRight w:val="0"/>
          <w:marTop w:val="0"/>
          <w:marBottom w:val="0"/>
          <w:divBdr>
            <w:top w:val="none" w:sz="0" w:space="0" w:color="auto"/>
            <w:left w:val="none" w:sz="0" w:space="0" w:color="auto"/>
            <w:bottom w:val="none" w:sz="0" w:space="0" w:color="auto"/>
            <w:right w:val="none" w:sz="0" w:space="0" w:color="auto"/>
          </w:divBdr>
        </w:div>
        <w:div w:id="292374268">
          <w:marLeft w:val="0"/>
          <w:marRight w:val="0"/>
          <w:marTop w:val="0"/>
          <w:marBottom w:val="0"/>
          <w:divBdr>
            <w:top w:val="none" w:sz="0" w:space="0" w:color="auto"/>
            <w:left w:val="none" w:sz="0" w:space="0" w:color="auto"/>
            <w:bottom w:val="none" w:sz="0" w:space="0" w:color="auto"/>
            <w:right w:val="none" w:sz="0" w:space="0" w:color="auto"/>
          </w:divBdr>
        </w:div>
      </w:divsChild>
    </w:div>
    <w:div w:id="1055591600">
      <w:bodyDiv w:val="1"/>
      <w:marLeft w:val="0"/>
      <w:marRight w:val="0"/>
      <w:marTop w:val="0"/>
      <w:marBottom w:val="0"/>
      <w:divBdr>
        <w:top w:val="none" w:sz="0" w:space="0" w:color="auto"/>
        <w:left w:val="none" w:sz="0" w:space="0" w:color="auto"/>
        <w:bottom w:val="none" w:sz="0" w:space="0" w:color="auto"/>
        <w:right w:val="none" w:sz="0" w:space="0" w:color="auto"/>
      </w:divBdr>
    </w:div>
    <w:div w:id="1118766848">
      <w:bodyDiv w:val="1"/>
      <w:marLeft w:val="0"/>
      <w:marRight w:val="0"/>
      <w:marTop w:val="0"/>
      <w:marBottom w:val="0"/>
      <w:divBdr>
        <w:top w:val="none" w:sz="0" w:space="0" w:color="auto"/>
        <w:left w:val="none" w:sz="0" w:space="0" w:color="auto"/>
        <w:bottom w:val="none" w:sz="0" w:space="0" w:color="auto"/>
        <w:right w:val="none" w:sz="0" w:space="0" w:color="auto"/>
      </w:divBdr>
    </w:div>
    <w:div w:id="1157767969">
      <w:bodyDiv w:val="1"/>
      <w:marLeft w:val="0"/>
      <w:marRight w:val="0"/>
      <w:marTop w:val="0"/>
      <w:marBottom w:val="0"/>
      <w:divBdr>
        <w:top w:val="none" w:sz="0" w:space="0" w:color="auto"/>
        <w:left w:val="none" w:sz="0" w:space="0" w:color="auto"/>
        <w:bottom w:val="none" w:sz="0" w:space="0" w:color="auto"/>
        <w:right w:val="none" w:sz="0" w:space="0" w:color="auto"/>
      </w:divBdr>
    </w:div>
    <w:div w:id="1167096386">
      <w:bodyDiv w:val="1"/>
      <w:marLeft w:val="0"/>
      <w:marRight w:val="0"/>
      <w:marTop w:val="0"/>
      <w:marBottom w:val="0"/>
      <w:divBdr>
        <w:top w:val="none" w:sz="0" w:space="0" w:color="auto"/>
        <w:left w:val="none" w:sz="0" w:space="0" w:color="auto"/>
        <w:bottom w:val="none" w:sz="0" w:space="0" w:color="auto"/>
        <w:right w:val="none" w:sz="0" w:space="0" w:color="auto"/>
      </w:divBdr>
    </w:div>
    <w:div w:id="1190798293">
      <w:bodyDiv w:val="1"/>
      <w:marLeft w:val="0"/>
      <w:marRight w:val="0"/>
      <w:marTop w:val="0"/>
      <w:marBottom w:val="0"/>
      <w:divBdr>
        <w:top w:val="none" w:sz="0" w:space="0" w:color="auto"/>
        <w:left w:val="none" w:sz="0" w:space="0" w:color="auto"/>
        <w:bottom w:val="none" w:sz="0" w:space="0" w:color="auto"/>
        <w:right w:val="none" w:sz="0" w:space="0" w:color="auto"/>
      </w:divBdr>
    </w:div>
    <w:div w:id="1197740988">
      <w:bodyDiv w:val="1"/>
      <w:marLeft w:val="0"/>
      <w:marRight w:val="0"/>
      <w:marTop w:val="0"/>
      <w:marBottom w:val="0"/>
      <w:divBdr>
        <w:top w:val="none" w:sz="0" w:space="0" w:color="auto"/>
        <w:left w:val="none" w:sz="0" w:space="0" w:color="auto"/>
        <w:bottom w:val="none" w:sz="0" w:space="0" w:color="auto"/>
        <w:right w:val="none" w:sz="0" w:space="0" w:color="auto"/>
      </w:divBdr>
    </w:div>
    <w:div w:id="1255749050">
      <w:bodyDiv w:val="1"/>
      <w:marLeft w:val="0"/>
      <w:marRight w:val="0"/>
      <w:marTop w:val="0"/>
      <w:marBottom w:val="0"/>
      <w:divBdr>
        <w:top w:val="none" w:sz="0" w:space="0" w:color="auto"/>
        <w:left w:val="none" w:sz="0" w:space="0" w:color="auto"/>
        <w:bottom w:val="none" w:sz="0" w:space="0" w:color="auto"/>
        <w:right w:val="none" w:sz="0" w:space="0" w:color="auto"/>
      </w:divBdr>
    </w:div>
    <w:div w:id="1263956907">
      <w:bodyDiv w:val="1"/>
      <w:marLeft w:val="0"/>
      <w:marRight w:val="0"/>
      <w:marTop w:val="0"/>
      <w:marBottom w:val="0"/>
      <w:divBdr>
        <w:top w:val="none" w:sz="0" w:space="0" w:color="auto"/>
        <w:left w:val="none" w:sz="0" w:space="0" w:color="auto"/>
        <w:bottom w:val="none" w:sz="0" w:space="0" w:color="auto"/>
        <w:right w:val="none" w:sz="0" w:space="0" w:color="auto"/>
      </w:divBdr>
    </w:div>
    <w:div w:id="1325359494">
      <w:bodyDiv w:val="1"/>
      <w:marLeft w:val="0"/>
      <w:marRight w:val="0"/>
      <w:marTop w:val="0"/>
      <w:marBottom w:val="0"/>
      <w:divBdr>
        <w:top w:val="none" w:sz="0" w:space="0" w:color="auto"/>
        <w:left w:val="none" w:sz="0" w:space="0" w:color="auto"/>
        <w:bottom w:val="none" w:sz="0" w:space="0" w:color="auto"/>
        <w:right w:val="none" w:sz="0" w:space="0" w:color="auto"/>
      </w:divBdr>
      <w:divsChild>
        <w:div w:id="1966933730">
          <w:marLeft w:val="907"/>
          <w:marRight w:val="0"/>
          <w:marTop w:val="96"/>
          <w:marBottom w:val="0"/>
          <w:divBdr>
            <w:top w:val="none" w:sz="0" w:space="0" w:color="auto"/>
            <w:left w:val="none" w:sz="0" w:space="0" w:color="auto"/>
            <w:bottom w:val="none" w:sz="0" w:space="0" w:color="auto"/>
            <w:right w:val="none" w:sz="0" w:space="0" w:color="auto"/>
          </w:divBdr>
        </w:div>
        <w:div w:id="796752215">
          <w:marLeft w:val="907"/>
          <w:marRight w:val="0"/>
          <w:marTop w:val="96"/>
          <w:marBottom w:val="0"/>
          <w:divBdr>
            <w:top w:val="none" w:sz="0" w:space="0" w:color="auto"/>
            <w:left w:val="none" w:sz="0" w:space="0" w:color="auto"/>
            <w:bottom w:val="none" w:sz="0" w:space="0" w:color="auto"/>
            <w:right w:val="none" w:sz="0" w:space="0" w:color="auto"/>
          </w:divBdr>
        </w:div>
        <w:div w:id="2006543420">
          <w:marLeft w:val="907"/>
          <w:marRight w:val="0"/>
          <w:marTop w:val="96"/>
          <w:marBottom w:val="0"/>
          <w:divBdr>
            <w:top w:val="none" w:sz="0" w:space="0" w:color="auto"/>
            <w:left w:val="none" w:sz="0" w:space="0" w:color="auto"/>
            <w:bottom w:val="none" w:sz="0" w:space="0" w:color="auto"/>
            <w:right w:val="none" w:sz="0" w:space="0" w:color="auto"/>
          </w:divBdr>
        </w:div>
        <w:div w:id="1433087018">
          <w:marLeft w:val="907"/>
          <w:marRight w:val="0"/>
          <w:marTop w:val="96"/>
          <w:marBottom w:val="0"/>
          <w:divBdr>
            <w:top w:val="none" w:sz="0" w:space="0" w:color="auto"/>
            <w:left w:val="none" w:sz="0" w:space="0" w:color="auto"/>
            <w:bottom w:val="none" w:sz="0" w:space="0" w:color="auto"/>
            <w:right w:val="none" w:sz="0" w:space="0" w:color="auto"/>
          </w:divBdr>
        </w:div>
      </w:divsChild>
    </w:div>
    <w:div w:id="1353647994">
      <w:bodyDiv w:val="1"/>
      <w:marLeft w:val="0"/>
      <w:marRight w:val="0"/>
      <w:marTop w:val="0"/>
      <w:marBottom w:val="0"/>
      <w:divBdr>
        <w:top w:val="none" w:sz="0" w:space="0" w:color="auto"/>
        <w:left w:val="none" w:sz="0" w:space="0" w:color="auto"/>
        <w:bottom w:val="none" w:sz="0" w:space="0" w:color="auto"/>
        <w:right w:val="none" w:sz="0" w:space="0" w:color="auto"/>
      </w:divBdr>
    </w:div>
    <w:div w:id="1373656814">
      <w:bodyDiv w:val="1"/>
      <w:marLeft w:val="0"/>
      <w:marRight w:val="0"/>
      <w:marTop w:val="0"/>
      <w:marBottom w:val="0"/>
      <w:divBdr>
        <w:top w:val="none" w:sz="0" w:space="0" w:color="auto"/>
        <w:left w:val="none" w:sz="0" w:space="0" w:color="auto"/>
        <w:bottom w:val="none" w:sz="0" w:space="0" w:color="auto"/>
        <w:right w:val="none" w:sz="0" w:space="0" w:color="auto"/>
      </w:divBdr>
    </w:div>
    <w:div w:id="1381520320">
      <w:bodyDiv w:val="1"/>
      <w:marLeft w:val="0"/>
      <w:marRight w:val="0"/>
      <w:marTop w:val="0"/>
      <w:marBottom w:val="0"/>
      <w:divBdr>
        <w:top w:val="none" w:sz="0" w:space="0" w:color="auto"/>
        <w:left w:val="none" w:sz="0" w:space="0" w:color="auto"/>
        <w:bottom w:val="none" w:sz="0" w:space="0" w:color="auto"/>
        <w:right w:val="none" w:sz="0" w:space="0" w:color="auto"/>
      </w:divBdr>
    </w:div>
    <w:div w:id="1415783064">
      <w:bodyDiv w:val="1"/>
      <w:marLeft w:val="0"/>
      <w:marRight w:val="0"/>
      <w:marTop w:val="0"/>
      <w:marBottom w:val="0"/>
      <w:divBdr>
        <w:top w:val="none" w:sz="0" w:space="0" w:color="auto"/>
        <w:left w:val="none" w:sz="0" w:space="0" w:color="auto"/>
        <w:bottom w:val="none" w:sz="0" w:space="0" w:color="auto"/>
        <w:right w:val="none" w:sz="0" w:space="0" w:color="auto"/>
      </w:divBdr>
      <w:divsChild>
        <w:div w:id="77948080">
          <w:marLeft w:val="1166"/>
          <w:marRight w:val="0"/>
          <w:marTop w:val="77"/>
          <w:marBottom w:val="0"/>
          <w:divBdr>
            <w:top w:val="none" w:sz="0" w:space="0" w:color="auto"/>
            <w:left w:val="none" w:sz="0" w:space="0" w:color="auto"/>
            <w:bottom w:val="none" w:sz="0" w:space="0" w:color="auto"/>
            <w:right w:val="none" w:sz="0" w:space="0" w:color="auto"/>
          </w:divBdr>
        </w:div>
        <w:div w:id="292373915">
          <w:marLeft w:val="1166"/>
          <w:marRight w:val="0"/>
          <w:marTop w:val="77"/>
          <w:marBottom w:val="0"/>
          <w:divBdr>
            <w:top w:val="none" w:sz="0" w:space="0" w:color="auto"/>
            <w:left w:val="none" w:sz="0" w:space="0" w:color="auto"/>
            <w:bottom w:val="none" w:sz="0" w:space="0" w:color="auto"/>
            <w:right w:val="none" w:sz="0" w:space="0" w:color="auto"/>
          </w:divBdr>
        </w:div>
        <w:div w:id="483156655">
          <w:marLeft w:val="1166"/>
          <w:marRight w:val="0"/>
          <w:marTop w:val="77"/>
          <w:marBottom w:val="0"/>
          <w:divBdr>
            <w:top w:val="none" w:sz="0" w:space="0" w:color="auto"/>
            <w:left w:val="none" w:sz="0" w:space="0" w:color="auto"/>
            <w:bottom w:val="none" w:sz="0" w:space="0" w:color="auto"/>
            <w:right w:val="none" w:sz="0" w:space="0" w:color="auto"/>
          </w:divBdr>
        </w:div>
        <w:div w:id="572928807">
          <w:marLeft w:val="547"/>
          <w:marRight w:val="0"/>
          <w:marTop w:val="77"/>
          <w:marBottom w:val="0"/>
          <w:divBdr>
            <w:top w:val="none" w:sz="0" w:space="0" w:color="auto"/>
            <w:left w:val="none" w:sz="0" w:space="0" w:color="auto"/>
            <w:bottom w:val="none" w:sz="0" w:space="0" w:color="auto"/>
            <w:right w:val="none" w:sz="0" w:space="0" w:color="auto"/>
          </w:divBdr>
        </w:div>
        <w:div w:id="921528250">
          <w:marLeft w:val="1166"/>
          <w:marRight w:val="0"/>
          <w:marTop w:val="77"/>
          <w:marBottom w:val="0"/>
          <w:divBdr>
            <w:top w:val="none" w:sz="0" w:space="0" w:color="auto"/>
            <w:left w:val="none" w:sz="0" w:space="0" w:color="auto"/>
            <w:bottom w:val="none" w:sz="0" w:space="0" w:color="auto"/>
            <w:right w:val="none" w:sz="0" w:space="0" w:color="auto"/>
          </w:divBdr>
        </w:div>
        <w:div w:id="1005323510">
          <w:marLeft w:val="547"/>
          <w:marRight w:val="0"/>
          <w:marTop w:val="77"/>
          <w:marBottom w:val="0"/>
          <w:divBdr>
            <w:top w:val="none" w:sz="0" w:space="0" w:color="auto"/>
            <w:left w:val="none" w:sz="0" w:space="0" w:color="auto"/>
            <w:bottom w:val="none" w:sz="0" w:space="0" w:color="auto"/>
            <w:right w:val="none" w:sz="0" w:space="0" w:color="auto"/>
          </w:divBdr>
        </w:div>
        <w:div w:id="1321543214">
          <w:marLeft w:val="547"/>
          <w:marRight w:val="0"/>
          <w:marTop w:val="77"/>
          <w:marBottom w:val="0"/>
          <w:divBdr>
            <w:top w:val="none" w:sz="0" w:space="0" w:color="auto"/>
            <w:left w:val="none" w:sz="0" w:space="0" w:color="auto"/>
            <w:bottom w:val="none" w:sz="0" w:space="0" w:color="auto"/>
            <w:right w:val="none" w:sz="0" w:space="0" w:color="auto"/>
          </w:divBdr>
        </w:div>
        <w:div w:id="1534076950">
          <w:marLeft w:val="1166"/>
          <w:marRight w:val="0"/>
          <w:marTop w:val="77"/>
          <w:marBottom w:val="0"/>
          <w:divBdr>
            <w:top w:val="none" w:sz="0" w:space="0" w:color="auto"/>
            <w:left w:val="none" w:sz="0" w:space="0" w:color="auto"/>
            <w:bottom w:val="none" w:sz="0" w:space="0" w:color="auto"/>
            <w:right w:val="none" w:sz="0" w:space="0" w:color="auto"/>
          </w:divBdr>
        </w:div>
        <w:div w:id="1684358828">
          <w:marLeft w:val="547"/>
          <w:marRight w:val="0"/>
          <w:marTop w:val="77"/>
          <w:marBottom w:val="0"/>
          <w:divBdr>
            <w:top w:val="none" w:sz="0" w:space="0" w:color="auto"/>
            <w:left w:val="none" w:sz="0" w:space="0" w:color="auto"/>
            <w:bottom w:val="none" w:sz="0" w:space="0" w:color="auto"/>
            <w:right w:val="none" w:sz="0" w:space="0" w:color="auto"/>
          </w:divBdr>
        </w:div>
        <w:div w:id="1830750135">
          <w:marLeft w:val="1166"/>
          <w:marRight w:val="0"/>
          <w:marTop w:val="77"/>
          <w:marBottom w:val="0"/>
          <w:divBdr>
            <w:top w:val="none" w:sz="0" w:space="0" w:color="auto"/>
            <w:left w:val="none" w:sz="0" w:space="0" w:color="auto"/>
            <w:bottom w:val="none" w:sz="0" w:space="0" w:color="auto"/>
            <w:right w:val="none" w:sz="0" w:space="0" w:color="auto"/>
          </w:divBdr>
        </w:div>
      </w:divsChild>
    </w:div>
    <w:div w:id="1481919751">
      <w:bodyDiv w:val="1"/>
      <w:marLeft w:val="0"/>
      <w:marRight w:val="0"/>
      <w:marTop w:val="0"/>
      <w:marBottom w:val="0"/>
      <w:divBdr>
        <w:top w:val="none" w:sz="0" w:space="0" w:color="auto"/>
        <w:left w:val="none" w:sz="0" w:space="0" w:color="auto"/>
        <w:bottom w:val="none" w:sz="0" w:space="0" w:color="auto"/>
        <w:right w:val="none" w:sz="0" w:space="0" w:color="auto"/>
      </w:divBdr>
      <w:divsChild>
        <w:div w:id="788090006">
          <w:marLeft w:val="547"/>
          <w:marRight w:val="0"/>
          <w:marTop w:val="96"/>
          <w:marBottom w:val="0"/>
          <w:divBdr>
            <w:top w:val="none" w:sz="0" w:space="0" w:color="auto"/>
            <w:left w:val="none" w:sz="0" w:space="0" w:color="auto"/>
            <w:bottom w:val="none" w:sz="0" w:space="0" w:color="auto"/>
            <w:right w:val="none" w:sz="0" w:space="0" w:color="auto"/>
          </w:divBdr>
        </w:div>
        <w:div w:id="1119103470">
          <w:marLeft w:val="547"/>
          <w:marRight w:val="0"/>
          <w:marTop w:val="96"/>
          <w:marBottom w:val="0"/>
          <w:divBdr>
            <w:top w:val="none" w:sz="0" w:space="0" w:color="auto"/>
            <w:left w:val="none" w:sz="0" w:space="0" w:color="auto"/>
            <w:bottom w:val="none" w:sz="0" w:space="0" w:color="auto"/>
            <w:right w:val="none" w:sz="0" w:space="0" w:color="auto"/>
          </w:divBdr>
        </w:div>
        <w:div w:id="1447120576">
          <w:marLeft w:val="1166"/>
          <w:marRight w:val="0"/>
          <w:marTop w:val="86"/>
          <w:marBottom w:val="0"/>
          <w:divBdr>
            <w:top w:val="none" w:sz="0" w:space="0" w:color="auto"/>
            <w:left w:val="none" w:sz="0" w:space="0" w:color="auto"/>
            <w:bottom w:val="none" w:sz="0" w:space="0" w:color="auto"/>
            <w:right w:val="none" w:sz="0" w:space="0" w:color="auto"/>
          </w:divBdr>
        </w:div>
        <w:div w:id="1736049346">
          <w:marLeft w:val="547"/>
          <w:marRight w:val="0"/>
          <w:marTop w:val="96"/>
          <w:marBottom w:val="0"/>
          <w:divBdr>
            <w:top w:val="none" w:sz="0" w:space="0" w:color="auto"/>
            <w:left w:val="none" w:sz="0" w:space="0" w:color="auto"/>
            <w:bottom w:val="none" w:sz="0" w:space="0" w:color="auto"/>
            <w:right w:val="none" w:sz="0" w:space="0" w:color="auto"/>
          </w:divBdr>
        </w:div>
        <w:div w:id="1771662115">
          <w:marLeft w:val="1166"/>
          <w:marRight w:val="0"/>
          <w:marTop w:val="86"/>
          <w:marBottom w:val="0"/>
          <w:divBdr>
            <w:top w:val="none" w:sz="0" w:space="0" w:color="auto"/>
            <w:left w:val="none" w:sz="0" w:space="0" w:color="auto"/>
            <w:bottom w:val="none" w:sz="0" w:space="0" w:color="auto"/>
            <w:right w:val="none" w:sz="0" w:space="0" w:color="auto"/>
          </w:divBdr>
        </w:div>
        <w:div w:id="1800370164">
          <w:marLeft w:val="1166"/>
          <w:marRight w:val="0"/>
          <w:marTop w:val="86"/>
          <w:marBottom w:val="0"/>
          <w:divBdr>
            <w:top w:val="none" w:sz="0" w:space="0" w:color="auto"/>
            <w:left w:val="none" w:sz="0" w:space="0" w:color="auto"/>
            <w:bottom w:val="none" w:sz="0" w:space="0" w:color="auto"/>
            <w:right w:val="none" w:sz="0" w:space="0" w:color="auto"/>
          </w:divBdr>
        </w:div>
        <w:div w:id="1827938692">
          <w:marLeft w:val="1166"/>
          <w:marRight w:val="0"/>
          <w:marTop w:val="86"/>
          <w:marBottom w:val="0"/>
          <w:divBdr>
            <w:top w:val="none" w:sz="0" w:space="0" w:color="auto"/>
            <w:left w:val="none" w:sz="0" w:space="0" w:color="auto"/>
            <w:bottom w:val="none" w:sz="0" w:space="0" w:color="auto"/>
            <w:right w:val="none" w:sz="0" w:space="0" w:color="auto"/>
          </w:divBdr>
        </w:div>
        <w:div w:id="2061975232">
          <w:marLeft w:val="547"/>
          <w:marRight w:val="0"/>
          <w:marTop w:val="96"/>
          <w:marBottom w:val="0"/>
          <w:divBdr>
            <w:top w:val="none" w:sz="0" w:space="0" w:color="auto"/>
            <w:left w:val="none" w:sz="0" w:space="0" w:color="auto"/>
            <w:bottom w:val="none" w:sz="0" w:space="0" w:color="auto"/>
            <w:right w:val="none" w:sz="0" w:space="0" w:color="auto"/>
          </w:divBdr>
        </w:div>
        <w:div w:id="2107460621">
          <w:marLeft w:val="547"/>
          <w:marRight w:val="0"/>
          <w:marTop w:val="96"/>
          <w:marBottom w:val="0"/>
          <w:divBdr>
            <w:top w:val="none" w:sz="0" w:space="0" w:color="auto"/>
            <w:left w:val="none" w:sz="0" w:space="0" w:color="auto"/>
            <w:bottom w:val="none" w:sz="0" w:space="0" w:color="auto"/>
            <w:right w:val="none" w:sz="0" w:space="0" w:color="auto"/>
          </w:divBdr>
        </w:div>
      </w:divsChild>
    </w:div>
    <w:div w:id="1521357669">
      <w:bodyDiv w:val="1"/>
      <w:marLeft w:val="0"/>
      <w:marRight w:val="0"/>
      <w:marTop w:val="0"/>
      <w:marBottom w:val="0"/>
      <w:divBdr>
        <w:top w:val="none" w:sz="0" w:space="0" w:color="auto"/>
        <w:left w:val="none" w:sz="0" w:space="0" w:color="auto"/>
        <w:bottom w:val="none" w:sz="0" w:space="0" w:color="auto"/>
        <w:right w:val="none" w:sz="0" w:space="0" w:color="auto"/>
      </w:divBdr>
      <w:divsChild>
        <w:div w:id="26878730">
          <w:marLeft w:val="1080"/>
          <w:marRight w:val="0"/>
          <w:marTop w:val="100"/>
          <w:marBottom w:val="0"/>
          <w:divBdr>
            <w:top w:val="none" w:sz="0" w:space="0" w:color="auto"/>
            <w:left w:val="none" w:sz="0" w:space="0" w:color="auto"/>
            <w:bottom w:val="none" w:sz="0" w:space="0" w:color="auto"/>
            <w:right w:val="none" w:sz="0" w:space="0" w:color="auto"/>
          </w:divBdr>
        </w:div>
        <w:div w:id="106042735">
          <w:marLeft w:val="1080"/>
          <w:marRight w:val="0"/>
          <w:marTop w:val="100"/>
          <w:marBottom w:val="0"/>
          <w:divBdr>
            <w:top w:val="none" w:sz="0" w:space="0" w:color="auto"/>
            <w:left w:val="none" w:sz="0" w:space="0" w:color="auto"/>
            <w:bottom w:val="none" w:sz="0" w:space="0" w:color="auto"/>
            <w:right w:val="none" w:sz="0" w:space="0" w:color="auto"/>
          </w:divBdr>
        </w:div>
        <w:div w:id="605576984">
          <w:marLeft w:val="1080"/>
          <w:marRight w:val="0"/>
          <w:marTop w:val="100"/>
          <w:marBottom w:val="0"/>
          <w:divBdr>
            <w:top w:val="none" w:sz="0" w:space="0" w:color="auto"/>
            <w:left w:val="none" w:sz="0" w:space="0" w:color="auto"/>
            <w:bottom w:val="none" w:sz="0" w:space="0" w:color="auto"/>
            <w:right w:val="none" w:sz="0" w:space="0" w:color="auto"/>
          </w:divBdr>
        </w:div>
        <w:div w:id="1635065003">
          <w:marLeft w:val="360"/>
          <w:marRight w:val="0"/>
          <w:marTop w:val="200"/>
          <w:marBottom w:val="0"/>
          <w:divBdr>
            <w:top w:val="none" w:sz="0" w:space="0" w:color="auto"/>
            <w:left w:val="none" w:sz="0" w:space="0" w:color="auto"/>
            <w:bottom w:val="none" w:sz="0" w:space="0" w:color="auto"/>
            <w:right w:val="none" w:sz="0" w:space="0" w:color="auto"/>
          </w:divBdr>
        </w:div>
        <w:div w:id="1814642576">
          <w:marLeft w:val="360"/>
          <w:marRight w:val="0"/>
          <w:marTop w:val="200"/>
          <w:marBottom w:val="0"/>
          <w:divBdr>
            <w:top w:val="none" w:sz="0" w:space="0" w:color="auto"/>
            <w:left w:val="none" w:sz="0" w:space="0" w:color="auto"/>
            <w:bottom w:val="none" w:sz="0" w:space="0" w:color="auto"/>
            <w:right w:val="none" w:sz="0" w:space="0" w:color="auto"/>
          </w:divBdr>
        </w:div>
      </w:divsChild>
    </w:div>
    <w:div w:id="1540437059">
      <w:bodyDiv w:val="1"/>
      <w:marLeft w:val="0"/>
      <w:marRight w:val="0"/>
      <w:marTop w:val="0"/>
      <w:marBottom w:val="0"/>
      <w:divBdr>
        <w:top w:val="none" w:sz="0" w:space="0" w:color="auto"/>
        <w:left w:val="none" w:sz="0" w:space="0" w:color="auto"/>
        <w:bottom w:val="none" w:sz="0" w:space="0" w:color="auto"/>
        <w:right w:val="none" w:sz="0" w:space="0" w:color="auto"/>
      </w:divBdr>
    </w:div>
    <w:div w:id="1604000241">
      <w:bodyDiv w:val="1"/>
      <w:marLeft w:val="0"/>
      <w:marRight w:val="0"/>
      <w:marTop w:val="0"/>
      <w:marBottom w:val="0"/>
      <w:divBdr>
        <w:top w:val="none" w:sz="0" w:space="0" w:color="auto"/>
        <w:left w:val="none" w:sz="0" w:space="0" w:color="auto"/>
        <w:bottom w:val="none" w:sz="0" w:space="0" w:color="auto"/>
        <w:right w:val="none" w:sz="0" w:space="0" w:color="auto"/>
      </w:divBdr>
    </w:div>
    <w:div w:id="1607082506">
      <w:bodyDiv w:val="1"/>
      <w:marLeft w:val="0"/>
      <w:marRight w:val="0"/>
      <w:marTop w:val="0"/>
      <w:marBottom w:val="0"/>
      <w:divBdr>
        <w:top w:val="none" w:sz="0" w:space="0" w:color="auto"/>
        <w:left w:val="none" w:sz="0" w:space="0" w:color="auto"/>
        <w:bottom w:val="none" w:sz="0" w:space="0" w:color="auto"/>
        <w:right w:val="none" w:sz="0" w:space="0" w:color="auto"/>
      </w:divBdr>
    </w:div>
    <w:div w:id="1647315817">
      <w:bodyDiv w:val="1"/>
      <w:marLeft w:val="0"/>
      <w:marRight w:val="0"/>
      <w:marTop w:val="0"/>
      <w:marBottom w:val="0"/>
      <w:divBdr>
        <w:top w:val="none" w:sz="0" w:space="0" w:color="auto"/>
        <w:left w:val="none" w:sz="0" w:space="0" w:color="auto"/>
        <w:bottom w:val="none" w:sz="0" w:space="0" w:color="auto"/>
        <w:right w:val="none" w:sz="0" w:space="0" w:color="auto"/>
      </w:divBdr>
    </w:div>
    <w:div w:id="1716848540">
      <w:bodyDiv w:val="1"/>
      <w:marLeft w:val="0"/>
      <w:marRight w:val="0"/>
      <w:marTop w:val="0"/>
      <w:marBottom w:val="0"/>
      <w:divBdr>
        <w:top w:val="none" w:sz="0" w:space="0" w:color="auto"/>
        <w:left w:val="none" w:sz="0" w:space="0" w:color="auto"/>
        <w:bottom w:val="none" w:sz="0" w:space="0" w:color="auto"/>
        <w:right w:val="none" w:sz="0" w:space="0" w:color="auto"/>
      </w:divBdr>
    </w:div>
    <w:div w:id="1773283652">
      <w:bodyDiv w:val="1"/>
      <w:marLeft w:val="0"/>
      <w:marRight w:val="0"/>
      <w:marTop w:val="0"/>
      <w:marBottom w:val="0"/>
      <w:divBdr>
        <w:top w:val="none" w:sz="0" w:space="0" w:color="auto"/>
        <w:left w:val="none" w:sz="0" w:space="0" w:color="auto"/>
        <w:bottom w:val="none" w:sz="0" w:space="0" w:color="auto"/>
        <w:right w:val="none" w:sz="0" w:space="0" w:color="auto"/>
      </w:divBdr>
      <w:divsChild>
        <w:div w:id="722869403">
          <w:marLeft w:val="907"/>
          <w:marRight w:val="0"/>
          <w:marTop w:val="96"/>
          <w:marBottom w:val="0"/>
          <w:divBdr>
            <w:top w:val="none" w:sz="0" w:space="0" w:color="auto"/>
            <w:left w:val="none" w:sz="0" w:space="0" w:color="auto"/>
            <w:bottom w:val="none" w:sz="0" w:space="0" w:color="auto"/>
            <w:right w:val="none" w:sz="0" w:space="0" w:color="auto"/>
          </w:divBdr>
        </w:div>
      </w:divsChild>
    </w:div>
    <w:div w:id="1862427156">
      <w:bodyDiv w:val="1"/>
      <w:marLeft w:val="0"/>
      <w:marRight w:val="0"/>
      <w:marTop w:val="0"/>
      <w:marBottom w:val="0"/>
      <w:divBdr>
        <w:top w:val="none" w:sz="0" w:space="0" w:color="auto"/>
        <w:left w:val="none" w:sz="0" w:space="0" w:color="auto"/>
        <w:bottom w:val="none" w:sz="0" w:space="0" w:color="auto"/>
        <w:right w:val="none" w:sz="0" w:space="0" w:color="auto"/>
      </w:divBdr>
    </w:div>
    <w:div w:id="1877547736">
      <w:bodyDiv w:val="1"/>
      <w:marLeft w:val="0"/>
      <w:marRight w:val="0"/>
      <w:marTop w:val="0"/>
      <w:marBottom w:val="0"/>
      <w:divBdr>
        <w:top w:val="none" w:sz="0" w:space="0" w:color="auto"/>
        <w:left w:val="none" w:sz="0" w:space="0" w:color="auto"/>
        <w:bottom w:val="none" w:sz="0" w:space="0" w:color="auto"/>
        <w:right w:val="none" w:sz="0" w:space="0" w:color="auto"/>
      </w:divBdr>
    </w:div>
    <w:div w:id="1920795427">
      <w:bodyDiv w:val="1"/>
      <w:marLeft w:val="0"/>
      <w:marRight w:val="0"/>
      <w:marTop w:val="0"/>
      <w:marBottom w:val="0"/>
      <w:divBdr>
        <w:top w:val="none" w:sz="0" w:space="0" w:color="auto"/>
        <w:left w:val="none" w:sz="0" w:space="0" w:color="auto"/>
        <w:bottom w:val="none" w:sz="0" w:space="0" w:color="auto"/>
        <w:right w:val="none" w:sz="0" w:space="0" w:color="auto"/>
      </w:divBdr>
      <w:divsChild>
        <w:div w:id="47415150">
          <w:marLeft w:val="1080"/>
          <w:marRight w:val="0"/>
          <w:marTop w:val="100"/>
          <w:marBottom w:val="0"/>
          <w:divBdr>
            <w:top w:val="none" w:sz="0" w:space="0" w:color="auto"/>
            <w:left w:val="none" w:sz="0" w:space="0" w:color="auto"/>
            <w:bottom w:val="none" w:sz="0" w:space="0" w:color="auto"/>
            <w:right w:val="none" w:sz="0" w:space="0" w:color="auto"/>
          </w:divBdr>
        </w:div>
        <w:div w:id="350494323">
          <w:marLeft w:val="360"/>
          <w:marRight w:val="0"/>
          <w:marTop w:val="200"/>
          <w:marBottom w:val="0"/>
          <w:divBdr>
            <w:top w:val="none" w:sz="0" w:space="0" w:color="auto"/>
            <w:left w:val="none" w:sz="0" w:space="0" w:color="auto"/>
            <w:bottom w:val="none" w:sz="0" w:space="0" w:color="auto"/>
            <w:right w:val="none" w:sz="0" w:space="0" w:color="auto"/>
          </w:divBdr>
        </w:div>
        <w:div w:id="827096036">
          <w:marLeft w:val="1080"/>
          <w:marRight w:val="0"/>
          <w:marTop w:val="100"/>
          <w:marBottom w:val="0"/>
          <w:divBdr>
            <w:top w:val="none" w:sz="0" w:space="0" w:color="auto"/>
            <w:left w:val="none" w:sz="0" w:space="0" w:color="auto"/>
            <w:bottom w:val="none" w:sz="0" w:space="0" w:color="auto"/>
            <w:right w:val="none" w:sz="0" w:space="0" w:color="auto"/>
          </w:divBdr>
        </w:div>
        <w:div w:id="865406571">
          <w:marLeft w:val="360"/>
          <w:marRight w:val="0"/>
          <w:marTop w:val="200"/>
          <w:marBottom w:val="0"/>
          <w:divBdr>
            <w:top w:val="none" w:sz="0" w:space="0" w:color="auto"/>
            <w:left w:val="none" w:sz="0" w:space="0" w:color="auto"/>
            <w:bottom w:val="none" w:sz="0" w:space="0" w:color="auto"/>
            <w:right w:val="none" w:sz="0" w:space="0" w:color="auto"/>
          </w:divBdr>
        </w:div>
        <w:div w:id="917205678">
          <w:marLeft w:val="360"/>
          <w:marRight w:val="0"/>
          <w:marTop w:val="200"/>
          <w:marBottom w:val="0"/>
          <w:divBdr>
            <w:top w:val="none" w:sz="0" w:space="0" w:color="auto"/>
            <w:left w:val="none" w:sz="0" w:space="0" w:color="auto"/>
            <w:bottom w:val="none" w:sz="0" w:space="0" w:color="auto"/>
            <w:right w:val="none" w:sz="0" w:space="0" w:color="auto"/>
          </w:divBdr>
        </w:div>
        <w:div w:id="1347247795">
          <w:marLeft w:val="360"/>
          <w:marRight w:val="0"/>
          <w:marTop w:val="200"/>
          <w:marBottom w:val="0"/>
          <w:divBdr>
            <w:top w:val="none" w:sz="0" w:space="0" w:color="auto"/>
            <w:left w:val="none" w:sz="0" w:space="0" w:color="auto"/>
            <w:bottom w:val="none" w:sz="0" w:space="0" w:color="auto"/>
            <w:right w:val="none" w:sz="0" w:space="0" w:color="auto"/>
          </w:divBdr>
        </w:div>
        <w:div w:id="1781492877">
          <w:marLeft w:val="1080"/>
          <w:marRight w:val="0"/>
          <w:marTop w:val="100"/>
          <w:marBottom w:val="0"/>
          <w:divBdr>
            <w:top w:val="none" w:sz="0" w:space="0" w:color="auto"/>
            <w:left w:val="none" w:sz="0" w:space="0" w:color="auto"/>
            <w:bottom w:val="none" w:sz="0" w:space="0" w:color="auto"/>
            <w:right w:val="none" w:sz="0" w:space="0" w:color="auto"/>
          </w:divBdr>
        </w:div>
      </w:divsChild>
    </w:div>
    <w:div w:id="1943485901">
      <w:bodyDiv w:val="1"/>
      <w:marLeft w:val="0"/>
      <w:marRight w:val="0"/>
      <w:marTop w:val="0"/>
      <w:marBottom w:val="0"/>
      <w:divBdr>
        <w:top w:val="none" w:sz="0" w:space="0" w:color="auto"/>
        <w:left w:val="none" w:sz="0" w:space="0" w:color="auto"/>
        <w:bottom w:val="none" w:sz="0" w:space="0" w:color="auto"/>
        <w:right w:val="none" w:sz="0" w:space="0" w:color="auto"/>
      </w:divBdr>
    </w:div>
    <w:div w:id="2003654667">
      <w:bodyDiv w:val="1"/>
      <w:marLeft w:val="0"/>
      <w:marRight w:val="0"/>
      <w:marTop w:val="0"/>
      <w:marBottom w:val="0"/>
      <w:divBdr>
        <w:top w:val="none" w:sz="0" w:space="0" w:color="auto"/>
        <w:left w:val="none" w:sz="0" w:space="0" w:color="auto"/>
        <w:bottom w:val="none" w:sz="0" w:space="0" w:color="auto"/>
        <w:right w:val="none" w:sz="0" w:space="0" w:color="auto"/>
      </w:divBdr>
      <w:divsChild>
        <w:div w:id="1908219485">
          <w:marLeft w:val="907"/>
          <w:marRight w:val="0"/>
          <w:marTop w:val="96"/>
          <w:marBottom w:val="0"/>
          <w:divBdr>
            <w:top w:val="none" w:sz="0" w:space="0" w:color="auto"/>
            <w:left w:val="none" w:sz="0" w:space="0" w:color="auto"/>
            <w:bottom w:val="none" w:sz="0" w:space="0" w:color="auto"/>
            <w:right w:val="none" w:sz="0" w:space="0" w:color="auto"/>
          </w:divBdr>
        </w:div>
      </w:divsChild>
    </w:div>
    <w:div w:id="2017419751">
      <w:bodyDiv w:val="1"/>
      <w:marLeft w:val="0"/>
      <w:marRight w:val="0"/>
      <w:marTop w:val="0"/>
      <w:marBottom w:val="0"/>
      <w:divBdr>
        <w:top w:val="none" w:sz="0" w:space="0" w:color="auto"/>
        <w:left w:val="none" w:sz="0" w:space="0" w:color="auto"/>
        <w:bottom w:val="none" w:sz="0" w:space="0" w:color="auto"/>
        <w:right w:val="none" w:sz="0" w:space="0" w:color="auto"/>
      </w:divBdr>
    </w:div>
    <w:div w:id="20420454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emf"/><Relationship Id="rId20" Type="http://schemas.openxmlformats.org/officeDocument/2006/relationships/header" Target="header5.xml"/><Relationship Id="rId21" Type="http://schemas.openxmlformats.org/officeDocument/2006/relationships/footer" Target="footer3.xml"/><Relationship Id="rId22" Type="http://schemas.openxmlformats.org/officeDocument/2006/relationships/image" Target="media/image3.emf"/><Relationship Id="rId23" Type="http://schemas.openxmlformats.org/officeDocument/2006/relationships/package" Target="embeddings/Microsoft_PowerPoint_Presentation1.pptx"/><Relationship Id="rId24" Type="http://schemas.openxmlformats.org/officeDocument/2006/relationships/comments" Target="comments.xml"/><Relationship Id="rId25" Type="http://schemas.microsoft.com/office/2011/relationships/commentsExtended" Target="commentsExtended.xml"/><Relationship Id="rId26" Type="http://schemas.openxmlformats.org/officeDocument/2006/relationships/image" Target="media/image4.emf"/><Relationship Id="rId27" Type="http://schemas.openxmlformats.org/officeDocument/2006/relationships/header" Target="header6.xml"/><Relationship Id="rId28" Type="http://schemas.openxmlformats.org/officeDocument/2006/relationships/footer" Target="footer4.xml"/><Relationship Id="rId29" Type="http://schemas.openxmlformats.org/officeDocument/2006/relationships/fontTable" Target="fontTable.xml"/><Relationship Id="rId30" Type="http://schemas.microsoft.com/office/2011/relationships/people" Target="people.xml"/><Relationship Id="rId31" Type="http://schemas.openxmlformats.org/officeDocument/2006/relationships/glossaryDocument" Target="glossary/document.xml"/><Relationship Id="rId32" Type="http://schemas.openxmlformats.org/officeDocument/2006/relationships/theme" Target="theme/theme1.xml"/><Relationship Id="rId10" Type="http://schemas.openxmlformats.org/officeDocument/2006/relationships/hyperlink" Target="http://dx.doi.org/10.6028/NIST.SP.1500-8" TargetMode="External"/><Relationship Id="rId11" Type="http://schemas.openxmlformats.org/officeDocument/2006/relationships/image" Target="media/image2.gif"/><Relationship Id="rId12" Type="http://schemas.openxmlformats.org/officeDocument/2006/relationships/header" Target="header1.xml"/><Relationship Id="rId13" Type="http://schemas.openxmlformats.org/officeDocument/2006/relationships/header" Target="header2.xml"/><Relationship Id="rId14" Type="http://schemas.openxmlformats.org/officeDocument/2006/relationships/footer" Target="footer1.xml"/><Relationship Id="rId15" Type="http://schemas.openxmlformats.org/officeDocument/2006/relationships/header" Target="header3.xml"/><Relationship Id="rId16" Type="http://schemas.openxmlformats.org/officeDocument/2006/relationships/footer" Target="footer2.xml"/><Relationship Id="rId17" Type="http://schemas.openxmlformats.org/officeDocument/2006/relationships/hyperlink" Target="http://www.nist.gov/publication-portal.cfm" TargetMode="External"/><Relationship Id="rId18" Type="http://schemas.openxmlformats.org/officeDocument/2006/relationships/hyperlink" Target="mailto:SP1500comments@nist.gov" TargetMode="External"/><Relationship Id="rId19" Type="http://schemas.openxmlformats.org/officeDocument/2006/relationships/header" Target="header4.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dx.doi.org/10.6028/NIST.SP.1500-8" TargetMode="External"/></Relationships>
</file>

<file path=word/_rels/endnotes.xml.rels><?xml version="1.0" encoding="UTF-8" standalone="yes"?>
<Relationships xmlns="http://schemas.openxmlformats.org/package/2006/relationships"><Relationship Id="rId1" Type="http://schemas.openxmlformats.org/officeDocument/2006/relationships/hyperlink" Target="http://www.whitehouse.gov/blog/2012/03/29/big-data-big-deal" TargetMode="External"/><Relationship Id="rId2" Type="http://schemas.openxmlformats.org/officeDocument/2006/relationships/hyperlink" Target="http://dodcio.defense.gov/Portals/0/Documents/DIEA/Ref_Archi_Description_Final_v1_18Jun10.pdf"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bigdatawg.nist.gov/usecases.php"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fontTable" Target="fontTable.xml"/><Relationship Id="rId1" Type="http://schemas.openxmlformats.org/officeDocument/2006/relationships/styles" Target="styles.xml"/><Relationship Id="rId2" Type="http://schemas.openxmlformats.org/officeDocument/2006/relationships/settings" Target="setting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arial bold">
    <w:altName w:val="Arial"/>
    <w:charset w:val="00"/>
    <w:family w:val="auto"/>
    <w:pitch w:val="variable"/>
    <w:sig w:usb0="E0002AFF" w:usb1="C0007843"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新細明體">
    <w:charset w:val="88"/>
    <w:family w:val="auto"/>
    <w:pitch w:val="variable"/>
    <w:sig w:usb0="A00002FF" w:usb1="28CFFCFA" w:usb2="00000016" w:usb3="00000000" w:csb0="00100001"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E1002EFF" w:usb1="C000605B" w:usb2="00000029" w:usb3="00000000" w:csb0="000101FF" w:csb1="00000000"/>
  </w:font>
  <w:font w:name="Arial Unicode MS">
    <w:panose1 w:val="020B0604020202020204"/>
    <w:charset w:val="00"/>
    <w:family w:val="auto"/>
    <w:pitch w:val="variable"/>
    <w:sig w:usb0="F7FFAFFF" w:usb1="E9DFFFFF" w:usb2="0000003F" w:usb3="00000000" w:csb0="003F01FF" w:csb1="00000000"/>
  </w:font>
  <w:font w:name="Cambria">
    <w:panose1 w:val="02040503050406030204"/>
    <w:charset w:val="00"/>
    <w:family w:val="auto"/>
    <w:pitch w:val="variable"/>
    <w:sig w:usb0="E00002FF" w:usb1="400004FF" w:usb2="00000000" w:usb3="00000000" w:csb0="0000019F" w:csb1="00000000"/>
  </w:font>
  <w:font w:name="Consolas">
    <w:panose1 w:val="020B0609020204030204"/>
    <w:charset w:val="00"/>
    <w:family w:val="auto"/>
    <w:pitch w:val="variable"/>
    <w:sig w:usb0="E10002FF" w:usb1="4000FCFF" w:usb2="00000009" w:usb3="00000000" w:csb0="0000019F" w:csb1="00000000"/>
  </w:font>
  <w:font w:name="Monaco">
    <w:panose1 w:val="02000500000000000000"/>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MS Mincho">
    <w:panose1 w:val="02020609040205080304"/>
    <w:charset w:val="80"/>
    <w:family w:val="auto"/>
    <w:pitch w:val="variable"/>
    <w:sig w:usb0="E00002FF" w:usb1="6AC7FDFB" w:usb2="08000012" w:usb3="00000000" w:csb0="0002009F" w:csb1="00000000"/>
  </w:font>
  <w:font w:name="Arial,Times New Roman">
    <w:altName w:val="Times New Roman"/>
    <w:panose1 w:val="00000000000000000000"/>
    <w:charset w:val="00"/>
    <w:family w:val="roman"/>
    <w:notTrueType/>
    <w:pitch w:val="default"/>
  </w:font>
  <w:font w:name="Arial Black">
    <w:panose1 w:val="020B0A04020102020204"/>
    <w:charset w:val="00"/>
    <w:family w:val="auto"/>
    <w:pitch w:val="variable"/>
    <w:sig w:usb0="A00002AF" w:usb1="400078FB" w:usb2="00000000" w:usb3="00000000" w:csb0="0000009F" w:csb1="00000000"/>
  </w:font>
  <w:font w:name="Gill Sans MT">
    <w:panose1 w:val="020B0502020104020203"/>
    <w:charset w:val="00"/>
    <w:family w:val="auto"/>
    <w:pitch w:val="variable"/>
    <w:sig w:usb0="00000003" w:usb1="00000000" w:usb2="00000000" w:usb3="00000000" w:csb0="00000003" w:csb1="00000000"/>
  </w:font>
  <w:font w:name="Calibri Light">
    <w:panose1 w:val="020F0302020204030204"/>
    <w:charset w:val="00"/>
    <w:family w:val="auto"/>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defaultTabStop w:val="720"/>
  <w:characterSpacingControl w:val="doNotCompress"/>
  <w:compat>
    <w:useFELayout/>
    <w:compatSetting w:name="compatibilityMode" w:uri="http://schemas.microsoft.com/office/word" w:val="12"/>
  </w:compat>
  <w:rsids>
    <w:rsidRoot w:val="00AA3AB8"/>
    <w:rsid w:val="00AA3AB8"/>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b:Source>
    <b:Tag>Cha06</b:Tag>
    <b:SourceType>ConferenceProceedings</b:SourceType>
    <b:Guid>{BE09738F-C6E9-4F7E-8A03-E550276A0D65}</b:Guid>
    <b:Title>Bigtable: A distributed storage system for structured data</b:Title>
    <b:Pages>205--218</b:Pages>
    <b:Year>2006</b:Year>
    <b:ConferenceName>PROCEEDINGS OF THE 7TH CONFERENCE ON USENIX SYMPOSIUM ON OPERATING SYSTEMS DESIGN AND IMPLEMENTATION</b:ConferenceName>
    <b:Publisher>USENIX</b:Publisher>
    <b:Author>
      <b:Author>
        <b:NameList>
          <b:Person>
            <b:Last>Chang</b:Last>
            <b:First>Fay</b:First>
          </b:Person>
          <b:Person>
            <b:Last>Dean</b:Last>
            <b:First>Jeffrey</b:First>
          </b:Person>
          <b:Person>
            <b:Last>Ghemawat</b:Last>
          </b:Person>
          <b:Person>
            <b:Last>Sanjay</b:Last>
          </b:Person>
          <b:Person>
            <b:Last>Hsieh</b:Last>
            <b:Middle>C.</b:Middle>
            <b:First>Wilson</b:First>
          </b:Person>
          <b:Person>
            <b:Last>Wallach</b:Last>
            <b:Middle>A</b:Middle>
            <b:First>Deborah</b:First>
          </b:Person>
          <b:Person>
            <b:Last>Burrows</b:Last>
            <b:First>Mike</b:First>
          </b:Person>
          <b:Person>
            <b:Last>Chandra</b:Last>
            <b:First>Tushar</b:First>
          </b:Person>
          <b:Person>
            <b:Last>Fikes</b:Last>
            <b:First>Andrew</b:First>
          </b:Person>
          <b:Person>
            <b:Last>Gruber</b:Last>
            <b:Middle>E.</b:Middle>
            <b:First>Robert</b:First>
          </b:Person>
        </b:NameList>
      </b:Author>
    </b:Author>
    <b:Volume>7</b:Volume>
    <b:RefOrder>2</b:RefOrder>
  </b:Source>
  <b:Source>
    <b:Tag>Smi12</b:Tag>
    <b:SourceType>ConferenceProceedings</b:SourceType>
    <b:Guid>{D376A803-BFEF-4E78-9006-A6EA4FA35980}</b:Guid>
    <b:Title>Horizontal Integration of Warfighter Intelligence Data</b:Title>
    <b:Year>2012</b:Year>
    <b:ConferenceName>Semantic Technology in Intelligence, Defense and Security (STIDS)</b:ConferenceName>
    <b:City>Fairfax</b:City>
    <b:Author>
      <b:Author>
        <b:NameList>
          <b:Person>
            <b:Last>Smith</b:Last>
            <b:First>Barry</b:First>
          </b:Person>
          <b:Person>
            <b:Last>Malyuta</b:Last>
            <b:First>Tatiana</b:First>
          </b:Person>
          <b:Person>
            <b:Last>Mandirck</b:Last>
            <b:Middle>S.</b:Middle>
            <b:First>William</b:First>
          </b:Person>
          <b:Person>
            <b:Last>Fu</b:Last>
            <b:First>Chia</b:First>
          </b:Person>
          <b:Person>
            <b:Last>Parent</b:Last>
            <b:First>Kesny</b:First>
          </b:Person>
          <b:Person>
            <b:Last>Patel</b:Last>
            <b:First>Milan</b:First>
          </b:Person>
        </b:NameList>
      </b:Author>
    </b:Author>
    <b:RefOrder>3</b:RefOrder>
  </b:Source>
  <b:Source>
    <b:Tag>Yoa08</b:Tag>
    <b:SourceType>ConferenceProceedings</b:SourceType>
    <b:Guid>{F17C3BF6-A152-4E05-BBD7-1F446C8A9ACC}</b:Guid>
    <b:Title>Unified Data Integration for Situation Management</b:Title>
    <b:Year>2008</b:Year>
    <b:ConferenceName>Military Communications</b:ConferenceName>
    <b:Author>
      <b:Author>
        <b:NameList>
          <b:Person>
            <b:Last>Yoakum-Stover</b:Last>
            <b:First>S</b:First>
          </b:Person>
          <b:Person>
            <b:Last>Malyuta</b:Last>
            <b:First>T.</b:First>
          </b:Person>
        </b:NameList>
      </b:Author>
    </b:Author>
    <b:RefOrder>4</b:RefOrder>
  </b:Source>
  <b:Source>
    <b:Tag>Col04</b:Tag>
    <b:SourceType>InternetSite</b:SourceType>
    <b:Guid>{86BC8E65-86EB-48EF-8FC0-1A00FBA041C0}</b:Guid>
    <b:Author>
      <b:Author>
        <b:NameList>
          <b:Person>
            <b:Last>Colella</b:Last>
            <b:First>Phillip</b:First>
          </b:Person>
        </b:NameList>
      </b:Author>
    </b:Author>
    <b:Title>Deﬁning software requirements for scientiﬁc computing. Slide of 2004 presentation included in David Patterson’s 2005 talk</b:Title>
    <b:Year>2004</b:Year>
    <b:URL>http://www.lanl.gov/orgs/hpc/salishan/salishan2005/davidpatterson.pdf</b:URL>
    <b:RefOrder>5</b:RefOrder>
  </b:Source>
  <b:Source>
    <b:Tag>Pat</b:Tag>
    <b:SourceType>InternetSite</b:SourceType>
    <b:Guid>{6EB9CEC7-D49B-4F7B-8CE0-63018D662638}</b:Guid>
    <b:Title>Dwarf Mind</b:Title>
    <b:InternetSiteTitle>A View From Berkeley</b:InternetSiteTitle>
    <b:URL>http://view.eecs.berkeley.edu/wiki/Dwarf_Mine</b:URL>
    <b:Author>
      <b:Author>
        <b:NameList>
          <b:Person>
            <b:Last>Patterson</b:Last>
            <b:First>David</b:First>
          </b:Person>
          <b:Person>
            <b:Last>Yelick</b:Last>
            <b:First>Katherine</b:First>
          </b:Person>
        </b:NameList>
      </b:Author>
    </b:Author>
    <b:RefOrder>6</b:RefOrder>
  </b:Source>
  <b:Source>
    <b:Tag>The14</b:Tag>
    <b:SourceType>ElectronicSource</b:SourceType>
    <b:Guid>{90807D84-F510-D14C-9046-BDD23E8A996F}</b:Guid>
    <b:Title>Big Data is a Big Deal</b:Title>
    <b:City>Washington</b:City>
    <b:StateProvince>DC</b:StateProvince>
    <b:CountryRegion>USA</b:CountryRegion>
    <b:Year>2014</b:Year>
    <b:Author>
      <b:Author>
        <b:Corporate>Blog, The White House Office of Science and Technology Policy</b:Corporate>
      </b:Author>
    </b:Author>
    <b:Month>February</b:Month>
    <b:Day>21</b:Day>
    <b:Comments>http://www.whitehouse.gov/blog/2012/03/29/big-data-big-deal</b:Comments>
    <b:RefOrder>7</b:RefOrder>
  </b:Source>
  <b:Source>
    <b:Tag>aaa</b:Tag>
    <b:SourceType>ElectronicSource</b:SourceType>
    <b:Guid>{10A50FB1-E1F2-9E49-AE20-C4A3509302C3}</b:Guid>
    <b:Author>
      <b:Author>
        <b:NameList>
          <b:Person>
            <b:Last>aaa</b:Last>
          </b:Person>
        </b:NameList>
      </b:Author>
    </b:Author>
    <b:RefOrder>1</b:RefOrder>
  </b:Source>
</b:Sources>
</file>

<file path=customXml/itemProps1.xml><?xml version="1.0" encoding="utf-8"?>
<ds:datastoreItem xmlns:ds="http://schemas.openxmlformats.org/officeDocument/2006/customXml" ds:itemID="{5203374B-B304-3940-BB87-0698C60D0F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29</Pages>
  <Words>8428</Words>
  <Characters>48043</Characters>
  <Application>Microsoft Macintosh Word</Application>
  <DocSecurity>0</DocSecurity>
  <Lines>400</Lines>
  <Paragraphs>112</Paragraphs>
  <ScaleCrop>false</ScaleCrop>
  <Company>Software Engineering Institute</Company>
  <LinksUpToDate>false</LinksUpToDate>
  <CharactersWithSpaces>56359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Wo Chang</dc:creator>
  <cp:keywords>Complete</cp:keywords>
  <cp:lastModifiedBy>Gregor von Laszewski</cp:lastModifiedBy>
  <cp:revision>70</cp:revision>
  <cp:lastPrinted>2017-01-23T01:14:00Z</cp:lastPrinted>
  <dcterms:created xsi:type="dcterms:W3CDTF">2017-03-07T15:51:00Z</dcterms:created>
  <dcterms:modified xsi:type="dcterms:W3CDTF">2017-05-02T18:47:00Z</dcterms:modified>
</cp:coreProperties>
</file>